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ns3="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body>
    <w:p w14:paraId="6B4013CC" w14:textId="77777777" w:rsidR="00F803C3" w:rsidRDefault="00000000">
      <w:pPr>
        <w:spacing w:after="120" w:line="480" w:lineRule="auto"/>
        <w:jc w:val="center"/>
      </w:pPr>
      <w:r>
        <w:t>WAGF: A Governance Framework for LLM-Driven Agent-Based Models of Human-Water Systems</w:t>
      </w:r>
    </w:p>
    <w:p w14:paraId="14446E00" w14:textId="6A401164" w:rsidR="00F803C3" w:rsidRDefault="00000000">
      <w:pPr>
        <w:spacing w:after="60" w:line="480" w:lineRule="auto"/>
        <w:jc w:val="center"/>
      </w:pPr>
      <w:r>
        <w:rPr>
          <w:rFonts w:eastAsia="Times New Roman"/>
        </w:rPr>
        <w:t>Wen</w:t>
      </w:r>
      <w:r w:rsidR="00D7280E">
        <w:rPr>
          <w:rFonts w:hint="eastAsia"/>
        </w:rPr>
        <w:t>y</w:t>
      </w:r>
      <w:r>
        <w:rPr>
          <w:rFonts w:eastAsia="Times New Roman"/>
        </w:rPr>
        <w:t>u Chen</w:t>
      </w:r>
      <w:r>
        <w:rPr>
          <w:rFonts w:eastAsia="Times New Roman"/>
          <w:vertAlign w:val="superscript"/>
        </w:rPr>
        <w:t>1</w:t>
      </w:r>
      <w:r>
        <w:rPr>
          <w:rFonts w:eastAsia="Times New Roman"/>
        </w:rPr>
        <w:t>, Second Author</w:t>
      </w:r>
      <w:r>
        <w:rPr>
          <w:rFonts w:eastAsia="Times New Roman"/>
          <w:vertAlign w:val="superscript"/>
        </w:rPr>
        <w:t>1</w:t>
      </w:r>
    </w:p>
    <w:p w14:paraId="203CB744" w14:textId="77777777" w:rsidR="00F803C3" w:rsidRDefault="00000000">
      <w:pPr>
        <w:spacing w:after="240" w:line="480" w:lineRule="auto"/>
        <w:jc w:val="center"/>
      </w:pPr>
      <w:r>
        <w:rPr>
          <w:rFonts w:eastAsia="Times New Roman"/>
          <w:vertAlign w:val="superscript"/>
        </w:rPr>
        <w:t>1</w:t>
      </w:r>
      <w:r>
        <w:rPr>
          <w:rFonts w:eastAsia="Times New Roman"/>
          <w:i/>
          <w:iCs/>
          <w:sz w:val="22"/>
          <w:szCs w:val="22"/>
        </w:rPr>
        <w:t>Department of Civil and Environmental Engineering, Lehigh University, Bethlehem, PA, USA</w:t>
      </w:r>
    </w:p>
    <w:p w14:paraId="544F6732" w14:textId="3689DC4B" w:rsidR="00F803C3" w:rsidRDefault="00000000">
      <w:pPr>
        <w:spacing w:after="360" w:line="480" w:lineRule="auto"/>
        <w:jc w:val="center"/>
      </w:pPr>
      <w:r>
        <w:rPr>
          <w:rFonts w:eastAsia="Times New Roman"/>
          <w:sz w:val="22"/>
          <w:szCs w:val="22"/>
        </w:rPr>
        <w:t>Corresponding author: Wen-Yu Chen (wec</w:t>
      </w:r>
      <w:r w:rsidR="00D7280E">
        <w:rPr>
          <w:rFonts w:hint="eastAsia"/>
          <w:sz w:val="22"/>
          <w:szCs w:val="22"/>
        </w:rPr>
        <w:t>324</w:t>
      </w:r>
      <w:r>
        <w:rPr>
          <w:rFonts w:eastAsia="Times New Roman"/>
          <w:sz w:val="22"/>
          <w:szCs w:val="22"/>
        </w:rPr>
        <w:t>@lehigh.edu)</w:t>
      </w:r>
    </w:p>
    <w:p w14:paraId="0536CB8C" w14:textId="77777777" w:rsidR="00F803C3" w:rsidRDefault="00000000">
      <w:pPr>
        <w:pStyle w:val="1"/>
        <w:spacing w:line="480" w:lineRule="auto"/>
      </w:pPr>
      <w:r>
        <w:t>Key Points</w:t>
      </w:r>
    </w:p>
    <w:p w14:paraId="222B804B" w14:textId="77777777" w:rsidR="00F803C3" w:rsidRDefault="1937EF80">
      <w:pPr>
        <w:pStyle w:val="a4"/>
        <w:numPr>
          <w:ilvl w:val="0"/>
          <w:numId w:val="2"/>
        </w:numPr>
        <w:spacing w:line="480" w:lineRule="auto"/>
      </w:pPr>
      <w:r>
        <w:t>WAGF reduces rationality deviation (R_R) relative to ungoverned LLM agents while preserving effective behavioral diversity; feasibility contradiction (R_H) is retained as a strict safety diagnostic.</w:t>
      </w:r>
    </w:p>
    <w:p w14:paraId="79E58D31" w14:textId="77777777" w:rsidR="00F803C3" w:rsidRDefault="00000000">
      <w:pPr>
        <w:pStyle w:val="a4"/>
        <w:numPr>
          <w:ilvl w:val="0"/>
          <w:numId w:val="2"/>
        </w:numPr>
        <w:spacing w:line="480" w:lineRule="auto"/>
      </w:pPr>
      <w:r>
        <w:rPr>
          <w:rFonts w:eastAsia="Times New Roman"/>
        </w:rPr>
        <w:t>Effective Behavioral Entropy (EBE) metric separates true decision diversity from hallucination-inflated entropy</w:t>
      </w:r>
    </w:p>
    <w:p w14:paraId="766689BB" w14:textId="77777777" w:rsidR="00F803C3" w:rsidRDefault="00000000">
      <w:pPr>
        <w:pStyle w:val="a4"/>
        <w:numPr>
          <w:ilvl w:val="0"/>
          <w:numId w:val="2"/>
        </w:numPr>
        <w:spacing w:after="240" w:line="480" w:lineRule="auto"/>
      </w:pPr>
      <w:r>
        <w:t>Governance rules transfer across domains: flood adaptation (100 agents, 10 yr) and irrigation (78 agents, 42 yr).</w:t>
      </w:r>
    </w:p>
    <w:p w14:paraId="56BED1BB" w14:textId="77777777" w:rsidR="00F803C3" w:rsidRDefault="00000000">
      <w:pPr>
        <w:pStyle w:val="1"/>
        <w:spacing w:line="480" w:lineRule="auto"/>
      </w:pPr>
      <w:r>
        <w:t>Abstract</w:t>
      </w:r>
    </w:p>
    <w:p w14:paraId="7180C414" w14:textId="77777777" w:rsidR="00F803C3" w:rsidRDefault="1937EF80">
      <w:pPr>
        <w:spacing w:after="120" w:line="480" w:lineRule="auto"/>
        <w:jc w:val="both"/>
      </w:pPr>
      <w:r>
        <w:t>Large language models (LLMs) provide an alternative route for representing context-dependent behavior in agent-based models (ABMs) for water resources planning. However, unconstrained LLM agents can generate state-incompatible or behaviorally inconsistent proposals. We present WAGF (Water Agent Governance Framework), an open-source governance framework that applies domain-specific physical and institutional constraints while retaining bounded behavioral heterogeneity. WAGF integrates three components: (1) a rule-based validator chain, (2) memory and reflection support, and (3) an auditable context-and-execution pipeline. We report complementary diagnostics, rationality deviation (R_R) and feasibility contradiction (R_H), and quantify diversity with Effective Behavioral Entropy (EBE). In flood adaptation experiments (100 agents, 10 years, multiple model sizes), the primary signal is lower executed R_R in governed groups (B/C) relative to ungoverned Group A, with retained diversity. We further demonstrate transferability in Colorado River irrigation management (78 districts, 42 years).</w:t>
      </w:r>
    </w:p>
    <w:p w14:paraId="73EF289A" w14:textId="77777777" w:rsidR="00F803C3" w:rsidRDefault="00000000">
      <w:pPr>
        <w:pStyle w:val="1"/>
        <w:spacing w:line="480" w:lineRule="auto"/>
      </w:pPr>
      <w:r>
        <w:t>Plain Language Summary</w:t>
      </w:r>
    </w:p>
    <w:p w14:paraId="38F5872B" w14:textId="77777777" w:rsidR="00F803C3" w:rsidRDefault="00000000">
      <w:pPr>
        <w:spacing w:after="120" w:line="480" w:lineRule="auto"/>
        <w:jc w:val="both"/>
      </w:pPr>
      <w:r>
        <w:t>Artificial intelligence language models can support virtual agents that make human-like decisions in water management simulations. Without governance, agents may produce infeasible or behaviorally inconsistent choices. WAGF checks each decision against identity and physical constraints, then applies coherence checks before execution. This process is designed to improve behavioral coherence while preserving diverse, realistic choices. We demonstrate the approach in two water domains: household flood adaptation and Colorado River irrigation management.</w:t>
      </w:r>
    </w:p>
    <w:p w14:paraId="3E4F53C3" w14:textId="77777777" w:rsidR="00F803C3" w:rsidRDefault="00000000">
      <w:r>
        <w:br w:type="page"/>
      </w:r>
    </w:p>
    <w:p w14:paraId="044D4333" w14:textId="77777777" w:rsidR="00F803C3" w:rsidRDefault="00000000">
      <w:pPr>
        <w:pStyle w:val="1"/>
        <w:spacing w:line="480" w:lineRule="auto"/>
      </w:pPr>
      <w:r>
        <w:lastRenderedPageBreak/>
        <w:t>1. Introduction</w:t>
      </w:r>
    </w:p>
    <w:p w14:paraId="2317A976" w14:textId="77777777" w:rsidR="00F803C3" w:rsidRDefault="00000000">
      <w:pPr>
        <w:spacing w:after="120" w:line="480" w:lineRule="auto"/>
        <w:ind w:firstLine="360"/>
        <w:jc w:val="both"/>
      </w:pPr>
      <w:r>
        <w:t>Agent-based models (ABMs) are a core method for coupled human-water analysis, including flood adaptation and irrigation under scarcity (Aerts et al., 2018; Di Baldassarre et al., 2013; Hung &amp; Yang, 2021). In water resources practice, many ABMs use theory-grounded decision rules and utility assumptions to keep behavior interpretable and calibratable (Filatova et al., 2013; Berglund, 2015). LLM-driven agents provide an additional modeling option for context-dependent responses and heterogeneous decision patterns (Park et al., 2023; Gao et al., 2024).</w:t>
      </w:r>
    </w:p>
    <w:p w14:paraId="5DCCD49B" w14:textId="77777777" w:rsidR="00F803C3" w:rsidRDefault="00000000">
      <w:pPr>
        <w:spacing w:after="120" w:line="480" w:lineRule="auto"/>
        <w:ind w:firstLine="360"/>
        <w:jc w:val="both"/>
      </w:pPr>
      <w:r>
        <w:t>This shift introduces a governance and validation challenge. Prior work notes that validating generative social simulation remains difficult, especially when action traces are not formally constrained (Ji et al., 2023; Boelaert et al., 2025; Yehudai et al., 2025). In water ABMs, problematic outputs can include re-adopting completed measures, violating allocation constraints, or selecting extreme actions under incompatible states. In our experiments, prompt-only steering was not sufficient to control these patterns consistently, so we use explicit feasibility checks and auditable traces to support transparent behavioral diagnosis.</w:t>
      </w:r>
    </w:p>
    <w:p w14:paraId="160515C1" w14:textId="77777777" w:rsidR="00F803C3" w:rsidRDefault="00000000">
      <w:pPr>
        <w:spacing w:after="120" w:line="480" w:lineRule="auto"/>
        <w:ind w:firstLine="360"/>
        <w:jc w:val="both"/>
      </w:pPr>
      <w:r>
        <w:t>This Technical Note addresses that gap with three contributions. First, it presents WAGF (Water Agent Governance Framework), an open-source governance framework between LLM reasoning and simulation execution. WAGF combines a rule-based validator chain, skill-level action contracts and proposal checks, retry-with-feedback control, and structured audit logging. Second, it introduces Effective Behavioral Entropy (EBE), a diversity summary used alongside feasibility and coherence diagnostics. Third, it demonstrates transfer across two configured domains, household flood adaptation (100 agents, 10 years) and Colorado River irrigation management (78 districts, 42 years). In the flood case, the core effect is governance-level improvement (A vs B/C), while B-vs-C differences are interpreted as process-level evidence rather than a universal dominance claim.</w:t>
      </w:r>
    </w:p>
    <w:p w14:paraId="5C203F9D" w14:textId="77777777" w:rsidR="00F803C3" w:rsidRDefault="00000000">
      <w:pPr>
        <w:pStyle w:val="1"/>
        <w:spacing w:line="480" w:lineRule="auto"/>
      </w:pPr>
      <w:r>
        <w:t>2. WAGF Architecture</w:t>
      </w:r>
    </w:p>
    <w:p w14:paraId="5C355435" w14:textId="77777777" w:rsidR="00F803C3" w:rsidRDefault="00000000">
      <w:pPr>
        <w:pStyle w:val="2"/>
        <w:spacing w:line="480" w:lineRule="auto"/>
      </w:pPr>
      <w:r>
        <w:t>2.1 System Boundary and Broker Pipeline</w:t>
      </w:r>
    </w:p>
    <w:p w14:paraId="04EC5DDC" w14:textId="77777777" w:rsidR="00F803C3" w:rsidRDefault="00000000">
      <w:pPr>
        <w:spacing w:after="120" w:line="480" w:lineRule="auto"/>
        <w:ind w:firstLine="360"/>
        <w:jc w:val="both"/>
      </w:pPr>
      <w:r>
        <w:t>WAGF is a governance framework between LLM reasoning and simulation state transition. Identity rules and physical rules are enforced as first-pass constraints before thinking-level coherence checks, so infeasible proposals are filtered prior to execution.</w:t>
      </w:r>
    </w:p>
    <w:p w14:paraId="7AD963E9" w14:textId="77777777" w:rsidR="00F803C3" w:rsidRDefault="00000000">
      <w:pPr>
        <w:spacing w:after="120" w:line="480" w:lineRule="auto"/>
        <w:ind w:firstLine="360"/>
        <w:jc w:val="both"/>
      </w:pPr>
      <w:r>
        <w:t>Each decision follows a broker pipeline aligned with the architecture components. The Context Builder assembles agent state, environment signals, and memory cues. The Model Adapter and Parser converts LLM output into a normalized skill proposal using layered fallbacks (strict JSON, enclosure delimiters, regex extraction, numeric fallback). The Skill Registry resolves the proposed skill and checks declared preconditions/postconditions. The Validator then applies prioritized rules and returns approve, warn, or block outcomes. Blocked proposals are returned with rule-level feedback for bounded retry.</w:t>
      </w:r>
    </w:p>
    <w:p w14:paraId="00DADB2F" w14:textId="77777777" w:rsidR="00F803C3" w:rsidRDefault="00000000">
      <w:pPr>
        <w:spacing w:after="120" w:line="480" w:lineRule="auto"/>
        <w:ind w:firstLine="360"/>
        <w:jc w:val="both"/>
      </w:pPr>
      <w:r>
        <w:t>Only validated skills are handed to Action Execution. In parallel, the Auditor records proposal content, validation outcomes, and execution status as structured traces for reproducibility and diagnosis. Observation outcomes are then routed to memory retrieval and reflection for subsequent turns, closing the agent-environment loop without bypassing governance checks.</w:t>
      </w:r>
    </w:p>
    <w:p w14:paraId="67173F29" w14:textId="77777777" w:rsidR="00F803C3" w:rsidRDefault="00000000">
      <w:pPr>
        <w:spacing w:after="120" w:line="480" w:lineRule="auto"/>
        <w:ind w:firstLine="360"/>
        <w:jc w:val="both"/>
      </w:pPr>
      <w:r>
        <w:t>This sequence translates LLM proposals into executable actions under explicit constraints and full traceability.</w:t>
      </w:r>
    </w:p>
    <w:p w14:paraId="01DF04BB" w14:textId="77777777" w:rsidR="00F803C3" w:rsidRDefault="00000000">
      <w:pPr>
        <w:pStyle w:val="2"/>
        <w:spacing w:line="480" w:lineRule="auto"/>
      </w:pPr>
      <w:r>
        <w:t>2.2 Cross-Cutting Governance Components</w:t>
      </w:r>
    </w:p>
    <w:p w14:paraId="63C52A09" w14:textId="77777777" w:rsidR="00F803C3" w:rsidRDefault="00000000">
      <w:pPr>
        <w:spacing w:after="120" w:line="480" w:lineRule="auto"/>
        <w:ind w:firstLine="360"/>
        <w:jc w:val="both"/>
      </w:pPr>
      <w:r>
        <w:t>WAGF applies three cross-cutting governance components across this pipeline. Rules are prioritized (identity, thinking, warning), so physical impossibilities are rejected before softer coherence checks. Cognitive memory supports both a sliding-window baseline and a human-centric mechanism with salience-weighted encoding and stochastic consolidation/decay. Priority context enforces tiered prompt assembly (must include, should include, nice to have) to preserve safety-critical state information under token constraints. Together, these components improve behavioral plausibility while preserving bounded heterogeneity.</w:t>
      </w:r>
    </w:p>
    <w:p w14:paraId="1DEA8CA4" w14:textId="77777777" w:rsidR="00F803C3" w:rsidRDefault="00000000">
      <w:pPr>
        <w:pStyle w:val="2"/>
        <w:spacing w:line="480" w:lineRule="auto"/>
      </w:pPr>
      <w:r>
        <w:t>2.3 Domain Instantiation</w:t>
      </w:r>
    </w:p>
    <w:p w14:paraId="4A22333D" w14:textId="77777777" w:rsidR="00F803C3" w:rsidRDefault="00000000">
      <w:pPr>
        <w:spacing w:after="120" w:line="480" w:lineRule="auto"/>
        <w:ind w:firstLine="360"/>
        <w:jc w:val="both"/>
      </w:pPr>
      <w:r>
        <w:t>WAGF is domain-agnostic at the engine level and domain-specific at the configuration level. The same broker runtime is reused across household flood adaptation and Colorado River irrigation management; adaptation is expressed through YAML skill definitions, validator rules, and prompt templates rather than core-code branching. In the flood case, skills include elevation, insurance purchase, and relocation under a Protection Motivation Theory scaffold. In the irrigation case, skills include demand adjustment, efficiency adoption, and acreage reduction under a dual-appraisal (Water Scarcity Assessment and Adaptive Capacity Assessment) scaffold. This configuration-first pattern supports transfer to additional water-system settings with a common governance contract.</w:t>
      </w:r>
    </w:p>
    <w:p w14:paraId="1D1485D3" w14:textId="77777777" w:rsidR="00F803C3" w:rsidRDefault="00000000">
      <w:pPr>
        <w:spacing w:before="240" w:after="60" w:line="480" w:lineRule="auto"/>
        <w:jc w:val="center"/>
      </w:pPr>
      <w:r>
        <w:t>Table 1. Cross-model governance effectiveness in flood adaptation (100 agents, 10 years). Ungov. = Group A (raw LLM), WAGF = governed configurations (Groups B/C). Main table columns emphasize executed R_R and diversity retention (H_norm, EHE). R_H is retained as a strict feasibility safety diagnostic in SI.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6"/>
        <w:gridCol w:w="1725"/>
        <w:gridCol w:w="1724"/>
        <w:gridCol w:w="1928"/>
        <w:gridCol w:w="1903"/>
      </w:tblGrid>
      <w:tr w:rsidR="00F803C3" w14:paraId="11C846F3" w14:textId="77777777">
        <w:tblPrEx>
          <w:tblCellMar>
            <w:top w:w="0" w:type="dxa"/>
            <w:bottom w:w="0" w:type="dxa"/>
          </w:tblCellMar>
        </w:tblPrEx>
        <w:trPr>
          <w:tblHeader/>
        </w:trPr>
        <w:tc>
          <w:tcPr>
            <w:tcW w:w="1800" w:type="dxa"/>
            <w:shd w:val="clear" w:color="auto" w:fill="D9E2F3"/>
            <w:vAlign w:val="center"/>
          </w:tcPr>
          <w:p w14:paraId="375EC140" w14:textId="77777777" w:rsidR="00F803C3" w:rsidRDefault="00000000">
            <w:pPr>
              <w:jc w:val="center"/>
            </w:pPr>
            <w:r>
              <w:rPr>
                <w:b/>
                <w:sz w:val="18"/>
              </w:rPr>
              <w:t>Model</w:t>
            </w:r>
          </w:p>
        </w:tc>
        <w:tc>
          <w:tcPr>
            <w:tcW w:w="1800" w:type="dxa"/>
            <w:shd w:val="clear" w:color="auto" w:fill="D9E2F3"/>
            <w:vAlign w:val="center"/>
          </w:tcPr>
          <w:p>
            <w:r>
              <w:t>Ungov. RR(%)</w:t>
            </w:r>
          </w:p>
        </w:tc>
        <w:tc>
          <w:tcPr>
            <w:tcW w:w="1800" w:type="dxa"/>
            <w:shd w:val="clear" w:color="auto" w:fill="D9E2F3"/>
            <w:vAlign w:val="center"/>
          </w:tcPr>
          <w:p>
            <w:r>
              <w:t>WAGF RR(%)</w:t>
            </w:r>
          </w:p>
        </w:tc>
        <w:tc>
          <w:tcPr>
            <w:tcW w:w="2000" w:type="dxa"/>
            <w:shd w:val="clear" w:color="auto" w:fill="D9E2F3"/>
            <w:vAlign w:val="center"/>
          </w:tcPr>
          <w:p w14:paraId="088124C3" w14:textId="77777777" w:rsidR="00F803C3" w:rsidRDefault="00000000">
            <w:pPr>
              <w:jc w:val="center"/>
            </w:pPr>
            <w:r>
              <w:rPr>
                <w:b/>
                <w:sz w:val="18"/>
              </w:rPr>
              <w:t>Reduction (%)</w:t>
            </w:r>
          </w:p>
        </w:tc>
        <w:tc>
          <w:tcPr>
            <w:tcW w:w="2000" w:type="dxa"/>
            <w:shd w:val="clear" w:color="auto" w:fill="D9E2F3"/>
            <w:vAlign w:val="center"/>
          </w:tcPr>
          <w:p w14:paraId="5D6BF5F9" w14:textId="77777777" w:rsidR="00F803C3" w:rsidRDefault="00000000">
            <w:pPr>
              <w:jc w:val="center"/>
            </w:pPr>
            <w:r>
              <w:rPr>
                <w:b/>
                <w:sz w:val="18"/>
              </w:rPr>
              <w:t>EBE Gain (%)</w:t>
            </w:r>
          </w:p>
        </w:tc>
      </w:tr>
      <w:tr w:rsidR="00F803C3" w14:paraId="02F1FBBE" w14:textId="77777777">
        <w:tblPrEx>
          <w:tblCellMar>
            <w:top w:w="0" w:type="dxa"/>
            <w:bottom w:w="0" w:type="dxa"/>
          </w:tblCellMar>
        </w:tblPrEx>
        <w:tc>
          <w:tcPr>
            <w:tcW w:w="1800" w:type="dxa"/>
            <w:vAlign w:val="center"/>
          </w:tcPr>
          <w:p>
            <w:r>
              <w:t>Gemma3-4B</w:t>
            </w:r>
          </w:p>
        </w:tc>
        <w:tc>
          <w:tcPr>
            <w:tcW w:w="1800" w:type="dxa"/>
            <w:vAlign w:val="center"/>
          </w:tcPr>
          <w:p>
            <w:r>
              <w:t>1.05</w:t>
            </w:r>
          </w:p>
        </w:tc>
        <w:tc>
          <w:tcPr>
            <w:tcW w:w="1800" w:type="dxa"/>
            <w:vAlign w:val="center"/>
          </w:tcPr>
          <w:p>
            <w:r>
              <w:t>0.85</w:t>
            </w:r>
          </w:p>
        </w:tc>
        <w:tc>
          <w:tcPr>
            <w:tcW w:w="2000" w:type="dxa"/>
            <w:vAlign w:val="center"/>
          </w:tcPr>
          <w:p>
            <w:r>
              <w:t>19.5</w:t>
            </w:r>
          </w:p>
        </w:tc>
        <w:tc>
          <w:tcPr>
            <w:tcW w:w="2000" w:type="dxa"/>
            <w:vAlign w:val="center"/>
          </w:tcPr>
          <w:p>
            <w:r>
              <w:t>31.3</w:t>
            </w:r>
          </w:p>
        </w:tc>
      </w:tr>
      <w:tr w:rsidR="00F803C3" w14:paraId="1554B932" w14:textId="77777777">
        <w:tblPrEx>
          <w:tblCellMar>
            <w:top w:w="0" w:type="dxa"/>
            <w:bottom w:w="0" w:type="dxa"/>
          </w:tblCellMar>
        </w:tblPrEx>
        <w:tc>
          <w:tcPr>
            <w:tcW w:w="1800" w:type="dxa"/>
            <w:vAlign w:val="center"/>
          </w:tcPr>
          <w:p>
            <w:r>
              <w:t>Gemma3-12B</w:t>
            </w:r>
          </w:p>
        </w:tc>
        <w:tc>
          <w:tcPr>
            <w:tcW w:w="1800" w:type="dxa"/>
            <w:vAlign w:val="center"/>
          </w:tcPr>
          <w:p>
            <w:r>
              <w:t>0.51</w:t>
            </w:r>
          </w:p>
        </w:tc>
        <w:tc>
          <w:tcPr>
            <w:tcW w:w="1800" w:type="dxa"/>
            <w:vAlign w:val="center"/>
          </w:tcPr>
          <w:p>
            <w:r>
              <w:t>0.06</w:t>
            </w:r>
          </w:p>
        </w:tc>
        <w:tc>
          <w:tcPr>
            <w:tcW w:w="2000" w:type="dxa"/>
            <w:vAlign w:val="center"/>
          </w:tcPr>
          <w:p>
            <w:r>
              <w:t>88.9</w:t>
            </w:r>
          </w:p>
        </w:tc>
        <w:tc>
          <w:tcPr>
            <w:tcW w:w="2000" w:type="dxa"/>
            <w:vAlign w:val="center"/>
          </w:tcPr>
          <w:p>
            <w:r>
              <w:t>-4.9</w:t>
            </w:r>
          </w:p>
        </w:tc>
      </w:tr>
      <w:tr w:rsidR="00F803C3" w14:paraId="48F9B9DC" w14:textId="77777777">
        <w:tblPrEx>
          <w:tblCellMar>
            <w:top w:w="0" w:type="dxa"/>
            <w:bottom w:w="0" w:type="dxa"/>
          </w:tblCellMar>
        </w:tblPrEx>
        <w:tc>
          <w:tcPr>
            <w:tcW w:w="1800" w:type="dxa"/>
            <w:vAlign w:val="center"/>
          </w:tcPr>
          <w:p>
            <w:r>
              <w:t>Gemma3-27B</w:t>
            </w:r>
          </w:p>
        </w:tc>
        <w:tc>
          <w:tcPr>
            <w:tcW w:w="1800" w:type="dxa"/>
            <w:vAlign w:val="center"/>
          </w:tcPr>
          <w:p>
            <w:r>
              <w:t>12.00</w:t>
            </w:r>
          </w:p>
        </w:tc>
        <w:tc>
          <w:tcPr>
            <w:tcW w:w="1800" w:type="dxa"/>
            <w:vAlign w:val="center"/>
          </w:tcPr>
          <w:p>
            <w:r>
              <w:t>0.00</w:t>
            </w:r>
          </w:p>
        </w:tc>
        <w:tc>
          <w:tcPr>
            <w:tcW w:w="2000" w:type="dxa"/>
            <w:vAlign w:val="center"/>
          </w:tcPr>
          <w:p>
            <w:r>
              <w:t>100.0</w:t>
            </w:r>
          </w:p>
        </w:tc>
        <w:tc>
          <w:tcPr>
            <w:tcW w:w="2000" w:type="dxa"/>
            <w:vAlign w:val="center"/>
          </w:tcPr>
          <w:p>
            <w:r>
              <w:t>0.2</w:t>
            </w:r>
          </w:p>
        </w:tc>
      </w:tr>
      <w:tr w:rsidR="00F803C3" w14:paraId="0D988567" w14:textId="77777777">
        <w:tblPrEx>
          <w:tblCellMar>
            <w:top w:w="0" w:type="dxa"/>
            <w:bottom w:w="0" w:type="dxa"/>
          </w:tblCellMar>
        </w:tblPrEx>
        <w:tc>
          <w:tcPr>
            <w:tcW w:w="1800" w:type="dxa"/>
            <w:vAlign w:val="center"/>
          </w:tcPr>
          <w:p>
            <w:r>
              <w:t>Ministral-3B</w:t>
            </w:r>
          </w:p>
        </w:tc>
        <w:tc>
          <w:tcPr>
            <w:tcW w:w="1800" w:type="dxa"/>
            <w:vAlign w:val="center"/>
          </w:tcPr>
          <w:p>
            <w:r>
              <w:t>8.48</w:t>
            </w:r>
          </w:p>
        </w:tc>
        <w:tc>
          <w:tcPr>
            <w:tcW w:w="1800" w:type="dxa"/>
            <w:vAlign w:val="center"/>
          </w:tcPr>
          <w:p>
            <w:r>
              <w:t>0.29</w:t>
            </w:r>
          </w:p>
        </w:tc>
        <w:tc>
          <w:tcPr>
            <w:tcW w:w="2000" w:type="dxa"/>
            <w:vAlign w:val="center"/>
          </w:tcPr>
          <w:p>
            <w:r>
              <w:t>96.6</w:t>
            </w:r>
          </w:p>
        </w:tc>
        <w:tc>
          <w:tcPr>
            <w:tcW w:w="2000" w:type="dxa"/>
            <w:vAlign w:val="center"/>
          </w:tcPr>
          <w:p>
            <w:r>
              <w:t>59.2</w:t>
            </w:r>
          </w:p>
        </w:tc>
      </w:tr>
      <w:tr w:rsidR="00F803C3" w14:paraId="7C70A349" w14:textId="77777777">
        <w:tblPrEx>
          <w:tblCellMar>
            <w:top w:w="0" w:type="dxa"/>
            <w:bottom w:w="0" w:type="dxa"/>
          </w:tblCellMar>
        </w:tblPrEx>
        <w:tc>
          <w:tcPr>
            <w:tcW w:w="1800" w:type="dxa"/>
            <w:vAlign w:val="center"/>
          </w:tcPr>
          <w:p>
            <w:r>
              <w:t>Ministral-8B</w:t>
            </w:r>
          </w:p>
        </w:tc>
        <w:tc>
          <w:tcPr>
            <w:tcW w:w="1800" w:type="dxa"/>
            <w:vAlign w:val="center"/>
          </w:tcPr>
          <w:p>
            <w:r>
              <w:t>1.11</w:t>
            </w:r>
          </w:p>
        </w:tc>
        <w:tc>
          <w:tcPr>
            <w:tcW w:w="1800" w:type="dxa"/>
            <w:vAlign w:val="center"/>
          </w:tcPr>
          <w:p>
            <w:r>
              <w:t>0.00</w:t>
            </w:r>
          </w:p>
        </w:tc>
        <w:tc>
          <w:tcPr>
            <w:tcW w:w="2000" w:type="dxa"/>
            <w:vAlign w:val="center"/>
          </w:tcPr>
          <w:p>
            <w:r>
              <w:t>100.0</w:t>
            </w:r>
          </w:p>
        </w:tc>
        <w:tc>
          <w:tcPr>
            <w:tcW w:w="2000" w:type="dxa"/>
            <w:vAlign w:val="center"/>
          </w:tcPr>
          <w:p>
            <w:r>
              <w:t>-15.5</w:t>
            </w:r>
          </w:p>
        </w:tc>
      </w:tr>
      <w:tr w:rsidR="00F803C3" w14:paraId="41E3F0E3" w14:textId="77777777">
        <w:tblPrEx>
          <w:tblCellMar>
            <w:top w:w="0" w:type="dxa"/>
            <w:bottom w:w="0" w:type="dxa"/>
          </w:tblCellMar>
        </w:tblPrEx>
        <w:tc>
          <w:tcPr>
            <w:tcW w:w="1800" w:type="dxa"/>
            <w:vAlign w:val="center"/>
          </w:tcPr>
          <w:p>
            <w:r>
              <w:t>Ministral-14B</w:t>
            </w:r>
          </w:p>
        </w:tc>
        <w:tc>
          <w:tcPr>
            <w:tcW w:w="1800" w:type="dxa"/>
            <w:vAlign w:val="center"/>
          </w:tcPr>
          <w:p>
            <w:r>
              <w:t>1.81</w:t>
            </w:r>
          </w:p>
        </w:tc>
        <w:tc>
          <w:tcPr>
            <w:tcW w:w="1800" w:type="dxa"/>
            <w:vAlign w:val="center"/>
          </w:tcPr>
          <w:p>
            <w:r>
              <w:t>0.00</w:t>
            </w:r>
          </w:p>
        </w:tc>
        <w:tc>
          <w:tcPr>
            <w:tcW w:w="2000" w:type="dxa"/>
            <w:vAlign w:val="center"/>
          </w:tcPr>
          <w:p>
            <w:r>
              <w:t>100.0</w:t>
            </w:r>
          </w:p>
        </w:tc>
        <w:tc>
          <w:tcPr>
            <w:tcW w:w="2000" w:type="dxa"/>
            <w:vAlign w:val="center"/>
          </w:tcPr>
          <w:p>
            <w:r>
              <w:t>44.0</w:t>
            </w:r>
          </w:p>
        </w:tc>
      </w:tr>
    </w:tbl>
    <w:p w14:paraId="609D0C5B" w14:textId="77777777" w:rsidR="00F803C3" w:rsidRDefault="00F803C3">
      <w:pPr>
        <w:spacing w:after="240"/>
      </w:pPr>
    </w:p>
    <w:p w14:paraId="03EFDB60" w14:textId="77777777" w:rsidR="00F803C3" w:rsidRDefault="00000000">
      <w:pPr>
        <w:pStyle w:val="1"/>
        <w:spacing w:line="480" w:lineRule="auto"/>
      </w:pPr>
      <w:r>
        <w:t>3. Metrics</w:t>
      </w:r>
    </w:p>
    <w:p w14:paraId="23BF9CF6" w14:textId="77777777" w:rsidR="00F803C3" w:rsidRDefault="00000000">
      <w:pPr>
        <w:spacing w:after="120" w:line="480" w:lineRule="auto"/>
        <w:jc w:val="both"/>
      </w:pPr>
      <w:r>
        <w:t>We distinguish two validation failure types. Feasibility hallucination occurs when a proposed skill a_t violates identity constraints under agent state s_(t-1) and active institutional conditions. Let A_id(s_(t-1)) denote the feasible skill set under identity checks; a proposal is a feasibility hallucination when a_t not in A_id(s_(t-1)). Thinking-rule violations are treated separately as rationality deviations (coherence failures) rather than hallucinations.</w:t>
      </w:r>
    </w:p>
    <w:p w14:paraId="08F54DDB" w14:textId="77777777" w:rsidR="259F63AB" w:rsidRDefault="259F63AB" w:rsidP="259F63AB">
      <w:pPr>
        <w:spacing w:after="120" w:line="480" w:lineRule="auto"/>
        <w:ind w:firstLine="360"/>
        <w:jc w:val="both"/>
        <w:rPr/>
      </w:pPr>
      <w:r>
        <w:t>This separation avoids conflating physically or institutionally infeasible behavior with boundedly rational but feasible behavior.</w:t>
      </w:r>
    </w:p>
    <w:p w14:paraId="45B87EC9" w14:textId="77777777" w:rsidR="00F803C3" w:rsidRDefault="00000000">
      <w:pPr>
        <w:spacing w:before="120" w:after="120" w:line="480" w:lineRule="auto"/>
        <w:jc w:val="center"/>
      </w:pPr>
      <w:r>
        <w:t>R_H = n_id / n_active          (1)</w:t>
      </w:r>
    </w:p>
    <w:p w14:paraId="51E4AFA6" w14:textId="77777777" w:rsidR="00F803C3" w:rsidRDefault="00000000">
      <w:pPr>
        <w:spacing w:after="120" w:line="480" w:lineRule="auto"/>
        <w:jc w:val="both"/>
      </w:pPr>
      <w:r>
        <w:t>R_R = n_think / n_active          (2)</w:t>
      </w:r>
    </w:p>
    <w:p w14:paraId="4D3349D9" w14:textId="77777777" w:rsidR="00F803C3" w:rsidRDefault="00000000">
      <w:pPr>
        <w:spacing w:before="120" w:after="120" w:line="480" w:lineRule="auto"/>
        <w:jc w:val="center"/>
      </w:pPr>
      <w:r>
        <w:t>R_H is the feasibility hallucination rate (decision-level identity/feasibility violations over active decisions), while R_R is the rationality-deviation rate (decision-level thinking-rule coherence violations over active decisions). These numerators are counted at decision level and are not equal to retry workload metrics (retry_rows, retry_sum). We define Effective Behavioral Entropy (EBE) as diversity adjusted by feasibility burden:</w:t>
      </w:r>
    </w:p>
    <w:p w14:paraId="43A4DBCE" w14:textId="77777777" w:rsidR="00F803C3" w:rsidRDefault="00000000">
      <w:pPr>
        <w:spacing w:after="120" w:line="480" w:lineRule="auto"/>
        <w:jc w:val="both"/>
      </w:pPr>
      <w:r>
        <w:t>Here k is the number of available skills and p_i is the observed frequency of skill i. For corrected entropy reporting, hallucinated proposals are remapped to the domain fallback skill (DoNothing in flood, maintain_demand in irrigation). We report R_H, R_R, raw entropy, corrected entropy, and EBE jointly for transparent comparison (Jost, 2006; Ji et al., 2023).</w:t>
      </w:r>
    </w:p>
    <w:p w14:paraId="26913CBD" w14:textId="77777777" w:rsidR="00F803C3" w:rsidRDefault="00000000">
      <w:r>
        <w:br w:type="page"/>
      </w:r>
    </w:p>
    <w:p w14:paraId="2CD3DC67" w14:textId="77777777" w:rsidR="00F803C3" w:rsidRDefault="00000000">
      <w:pPr>
        <w:pStyle w:val="1"/>
        <w:spacing w:line="480" w:lineRule="auto"/>
      </w:pPr>
      <w:r>
        <w:lastRenderedPageBreak/>
        <w:t>4. Case Study 1: Flood Adaptation</w:t>
      </w:r>
    </w:p>
    <w:p w14:paraId="56BB28AB" w14:textId="77777777" w:rsidR="00F803C3" w:rsidRDefault="00000000">
      <w:pPr>
        <w:pStyle w:val="2"/>
        <w:spacing w:line="480" w:lineRule="auto"/>
      </w:pPr>
      <w:r>
        <w:t>4.1 Experimental Design</w:t>
      </w:r>
    </w:p>
    <w:p w14:paraId="65140C60" w14:textId="77777777" w:rsidR="00F803C3" w:rsidRDefault="00000000">
      <w:pPr>
        <w:spacing w:after="120" w:line="480" w:lineRule="auto"/>
        <w:ind w:firstLine="360"/>
        <w:jc w:val="both"/>
      </w:pPr>
      <w:r>
        <w:rPr>
          <w:rFonts w:eastAsia="Times New Roman"/>
        </w:rPr>
        <w:t>We simulate 100 household agents making annual flood adaptation decisions over 10 years in a flood-prone community. Flood events occur in years 3, 4, and 9, with a baseline annual flood probability of 0.20. Agents choose among five actions: elevate their home, purchase insurance, relocate, both (elevate + insure), or do nothing.</w:t>
      </w:r>
    </w:p>
    <w:p w14:paraId="4D2B9A10" w14:textId="77777777" w:rsidR="00F803C3" w:rsidRDefault="00000000">
      <w:pPr>
        <w:spacing w:after="120" w:line="480" w:lineRule="auto"/>
        <w:ind w:firstLine="360"/>
        <w:jc w:val="both"/>
      </w:pPr>
      <w:r>
        <w:t>We compare three configurations using Gemma 3 4B (Gemma Team, 2024) as the primary LLM: Group A (ungoverned; raw LLM output executed directly), Group B (WAGF governance baseline), and Group C (WAGF governance with reflection-enabled memory and priority schema). All groups use identical initial agent profiles, flood sequences, and random seeds to isolate governance effects. B-vs-C is treated as a secondary process comparison, while A-vs-(B/C) is the primary effectiveness comparison.</w:t>
      </w:r>
    </w:p>
    <w:p w14:paraId="1CC233D4" w14:textId="77777777" w:rsidR="00F803C3" w:rsidRDefault="00000000">
      <w:pPr>
        <w:pStyle w:val="2"/>
        <w:spacing w:line="480" w:lineRule="auto"/>
      </w:pPr>
      <w:r>
        <w:t>4.2 Feasibility Hallucination and Rationality Diagnostics</w:t>
      </w:r>
    </w:p>
    <w:p w14:paraId="614B0196" w14:textId="77777777" w:rsidR="00F803C3" w:rsidRDefault="00000000">
      <w:pPr>
        <w:spacing w:after="120" w:line="480" w:lineRule="auto"/>
        <w:ind w:firstLine="360"/>
        <w:jc w:val="both"/>
      </w:pPr>
      <w:r>
        <w:t>We separate validation outcomes into feasibility hallucination and rationality deviation. Feasibility hallucination is evaluated with identity-rule checks against prior state: proposing elevation for an already elevated household is counted as a feasibility violation (R_H channel). Rationality deviation is evaluated with thinking-rule coherence checks between appraisal and selected action (R_R channel). Both channels are computed at decision level over active decisions, while retry counters are reported separately as governance workload.</w:t>
      </w:r>
    </w:p>
    <w:p w14:paraId="1588D2D4" w14:textId="77777777" w:rsidR="00F803C3" w:rsidRDefault="1937EF80">
      <w:pPr>
        <w:spacing w:after="120" w:line="480" w:lineRule="auto"/>
        <w:ind w:firstLine="360"/>
        <w:jc w:val="both"/>
      </w:pPr>
      <w:r>
        <w:t>Under the current strict feasibility definition (identity/precondition contradictions), R_H remains near zero across most runs. The dominant residual channel is coherence deviation (R_R), and governance (Groups B/C) substantially reduces this channel relative to ungoverned baselines.</w:t>
      </w:r>
    </w:p>
    <w:p w14:paraId="3D0CC1BE" w14:textId="77777777" w:rsidR="00F803C3" w:rsidRDefault="00000000">
      <w:pPr>
        <w:pStyle w:val="2"/>
        <w:spacing w:line="480" w:lineRule="auto"/>
      </w:pPr>
      <w:r>
        <w:t>4.3 Results</w:t>
      </w:r>
    </w:p>
    <w:p w14:paraId="2D716EBD" w14:textId="77777777" w:rsidR="00F803C3" w:rsidRDefault="00000000">
      <w:pPr>
        <w:spacing w:after="120" w:line="480" w:lineRule="auto"/>
        <w:ind w:firstLine="360"/>
        <w:jc w:val="both"/>
      </w:pPr>
      <w:r>
        <w:t>Figure 2 presents the key results. The central performance pattern is lower coherence deviation (R_R) under governance with retained effective diversity (EHE). We therefore interpret A-vs-(B/C) as the main effectiveness contrast. B-vs-C differences are reported as secondary process evidence and interpreted conservatively. Raw entropy alone can be misleading when feasibility and coherence channels are not reported jointly; therefore we report R_R, R_H, H_norm, and EHE together.</w:t>
      </w:r>
    </w:p>
    <w:p w14:paraId="73B224E5" w14:textId="77777777" w:rsidR="00F803C3" w:rsidRDefault="00000000">
      <w:pPr>
        <w:spacing w:after="120" w:line="480" w:lineRule="auto"/>
        <w:ind w:firstLine="360"/>
        <w:jc w:val="both"/>
      </w:pPr>
      <w:r>
        <w:t>The most striking behavioral difference is relocation. Group A produces zero cumulative relocations: agents repeatedly choose "do nothing" or hallucinate impossible actions, never reaching the psychological threshold for relocation. Group B achieves 32% cumulative relocation and Group C reaches 37%, demonstrating that governance enables rather than constrains meaningful behavioral diversity. The year-9 flood event is particularly informative: Group C adds 12 new relocations (memory of years 3-4 floods amplifies the response), while Group B adds only 1 (window memory has already forgotten early trauma).</w:t>
      </w:r>
    </w:p>
    <w:p w14:paraId="143E5609" w14:textId="77777777" w:rsidR="00F803C3" w:rsidRDefault="00000000">
      <w:pPr>
        <w:spacing w:before="240" w:after="60" w:line="480" w:lineRule="auto"/>
        <w:jc w:val="center"/>
      </w:pPr>
      <w:r>
        <w:rPr>
          <w:rFonts w:eastAsia="Times New Roman"/>
          <w:i/>
          <w:iCs/>
          <w:color w:val="CC0000"/>
        </w:rPr>
        <w:t>[FIGURE 2: Flood Results ??(a) Raw vs corrected entropy with EBE, (b) Cumulative relocation curves]</w:t>
      </w:r>
    </w:p>
    <w:p w14:paraId="36776007" w14:textId="77777777" w:rsidR="00F803C3" w:rsidRDefault="00000000">
      <w:r>
        <w:t>Table 1 (continued). Detailed model-level values are provided in the companion table source (`paper/tables/Table1_executed_metrics_clean_v2.csv`). Cells with incomplete Run_3 coverage are explicitly reported with their available n_runs.</w:t>
      </w:r>
    </w:p>
    <w:tbl>
      <w:tblPr>
        <w:tblW w:w="0" w:type="auto"/>
        <w:jc w:val="center"/>
        <w:tblCellMar>
          <w:left w:w="10" w:type="dxa"/>
          <w:right w:w="10" w:type="dxa"/>
        </w:tblCellMar>
        <w:tblLook w:val="04A0" w:firstRow="1" w:lastRow="0" w:firstColumn="1" w:lastColumn="0" w:noHBand="0" w:noVBand="1"/>
      </w:tblPr>
      <w:tblGrid>
        <w:gridCol w:w="2256"/>
        <w:gridCol w:w="2256"/>
        <w:gridCol w:w="2256"/>
        <w:gridCol w:w="2256"/>
      </w:tblGrid>
      <w:tr w:rsidR="00F803C3" w14:paraId="02F4B0BA" w14:textId="77777777">
        <w:tblPrEx>
          <w:tblCellMar>
            <w:top w:w="0" w:type="dxa"/>
            <w:bottom w:w="0" w:type="dxa"/>
          </w:tblCellMar>
        </w:tblPrEx>
        <w:trPr>
          <w:jc w:val="center"/>
        </w:trPr>
        <w:tc>
          <w:tcPr>
            <w:tcW w:w="2256" w:type="dxa"/>
          </w:tcPr>
          <w:p w14:paraId="1CABAE55" w14:textId="77777777" w:rsidR="00F803C3" w:rsidRDefault="00000000">
            <w:pPr>
              <w:jc w:val="center"/>
            </w:pPr>
            <w:r>
              <w:rPr>
                <w:b/>
                <w:sz w:val="18"/>
              </w:rPr>
              <w:t>Metric</w:t>
            </w:r>
          </w:p>
        </w:tc>
        <w:tc>
          <w:tcPr>
            <w:tcW w:w="2256" w:type="dxa"/>
          </w:tcPr>
          <w:p w14:paraId="014BB8CB" w14:textId="77777777" w:rsidR="00F803C3" w:rsidRDefault="00000000">
            <w:pPr>
              <w:jc w:val="center"/>
            </w:pPr>
            <w:r>
              <w:rPr>
                <w:b/>
                <w:sz w:val="18"/>
              </w:rPr>
              <w:t>Group A</w:t>
            </w:r>
            <w:r>
              <w:rPr>
                <w:b/>
                <w:sz w:val="18"/>
              </w:rPr>
              <w:br/>
              <w:t>(Ungoverned)</w:t>
            </w:r>
          </w:p>
        </w:tc>
        <w:tc>
          <w:tcPr>
            <w:tcW w:w="2256" w:type="dxa"/>
          </w:tcPr>
          <w:p w14:paraId="50FCE2EA" w14:textId="77777777" w:rsidR="00F803C3" w:rsidRDefault="00000000">
            <w:pPr>
              <w:jc w:val="center"/>
            </w:pPr>
            <w:r>
              <w:rPr>
                <w:b/>
                <w:sz w:val="18"/>
              </w:rPr>
              <w:t>Group B</w:t>
            </w:r>
            <w:r>
              <w:rPr>
                <w:b/>
                <w:sz w:val="18"/>
              </w:rPr>
              <w:br/>
              <w:t>(WAGF+Window)</w:t>
            </w:r>
          </w:p>
        </w:tc>
        <w:tc>
          <w:tcPr>
            <w:tcW w:w="2256" w:type="dxa"/>
          </w:tcPr>
          <w:p w14:paraId="109A1A6E" w14:textId="77777777" w:rsidR="00F803C3" w:rsidRDefault="00000000">
            <w:pPr>
              <w:jc w:val="center"/>
            </w:pPr>
            <w:r>
              <w:rPr>
                <w:b/>
                <w:sz w:val="18"/>
              </w:rPr>
              <w:t>Group C</w:t>
            </w:r>
            <w:r>
              <w:rPr>
                <w:b/>
                <w:sz w:val="18"/>
              </w:rPr>
              <w:br/>
              <w:t>(WAGF+Human.)</w:t>
            </w:r>
          </w:p>
        </w:tc>
      </w:tr>
      <w:tr w:rsidR="00F803C3" w14:paraId="52427564" w14:textId="77777777">
        <w:tblPrEx>
          <w:tblCellMar>
            <w:top w:w="0" w:type="dxa"/>
            <w:bottom w:w="0" w:type="dxa"/>
          </w:tblCellMar>
        </w:tblPrEx>
        <w:trPr>
          <w:jc w:val="center"/>
        </w:trPr>
        <w:tc>
          <w:tcPr>
            <w:tcW w:w="2256" w:type="dxa"/>
          </w:tcPr>
          <w:p>
            <w:r>
              <w:t>Hallucination Rate (RH)</w:t>
            </w:r>
          </w:p>
        </w:tc>
        <w:tc>
          <w:tcPr>
            <w:tcW w:w="2256" w:type="dxa"/>
          </w:tcPr>
          <w:p>
            <w:r>
              <w:t>0.00%</w:t>
            </w:r>
          </w:p>
        </w:tc>
        <w:tc>
          <w:tcPr>
            <w:tcW w:w="2256" w:type="dxa"/>
          </w:tcPr>
          <w:p>
            <w:r>
              <w:t>0.00%</w:t>
            </w:r>
          </w:p>
        </w:tc>
        <w:tc>
          <w:tcPr>
            <w:tcW w:w="2256" w:type="dxa"/>
          </w:tcPr>
          <w:p>
            <w:r>
              <w:t>0.00%</w:t>
            </w:r>
          </w:p>
        </w:tc>
      </w:tr>
      <w:tr w:rsidR="00F803C3" w14:paraId="3DBD30BA" w14:textId="77777777">
        <w:tblPrEx>
          <w:tblCellMar>
            <w:top w:w="0" w:type="dxa"/>
            <w:bottom w:w="0" w:type="dxa"/>
          </w:tblCellMar>
        </w:tblPrEx>
        <w:trPr>
          <w:jc w:val="center"/>
        </w:trPr>
        <w:tc>
          <w:tcPr>
            <w:tcW w:w="2256" w:type="dxa"/>
          </w:tcPr>
          <w:p>
            <w:r>
              <w:t>Total hallucinations</w:t>
            </w:r>
          </w:p>
        </w:tc>
        <w:tc>
          <w:tcPr>
            <w:tcW w:w="2256" w:type="dxa"/>
          </w:tcPr>
          <w:p>
            <w:r>
              <w:t>0</w:t>
            </w:r>
          </w:p>
        </w:tc>
        <w:tc>
          <w:tcPr>
            <w:tcW w:w="2256" w:type="dxa"/>
          </w:tcPr>
          <w:p>
            <w:r>
              <w:t>0</w:t>
            </w:r>
          </w:p>
        </w:tc>
        <w:tc>
          <w:tcPr>
            <w:tcW w:w="2256" w:type="dxa"/>
          </w:tcPr>
          <w:p>
            <w:r>
              <w:t>0</w:t>
            </w:r>
          </w:p>
        </w:tc>
      </w:tr>
      <w:tr w:rsidR="00F803C3" w14:paraId="2956E30D" w14:textId="77777777">
        <w:tblPrEx>
          <w:tblCellMar>
            <w:top w:w="0" w:type="dxa"/>
            <w:bottom w:w="0" w:type="dxa"/>
          </w:tblCellMar>
        </w:tblPrEx>
        <w:trPr>
          <w:jc w:val="center"/>
        </w:trPr>
        <w:tc>
          <w:tcPr>
            <w:tcW w:w="2256" w:type="dxa"/>
          </w:tcPr>
          <w:p>
            <w:r>
              <w:t>Raw Hnorm</w:t>
            </w:r>
          </w:p>
        </w:tc>
        <w:tc>
          <w:tcPr>
            <w:tcW w:w="2256" w:type="dxa"/>
          </w:tcPr>
          <w:p>
            <w:r>
              <w:t>0.584</w:t>
            </w:r>
          </w:p>
        </w:tc>
        <w:tc>
          <w:tcPr>
            <w:tcW w:w="2256" w:type="dxa"/>
          </w:tcPr>
          <w:p>
            <w:r>
              <w:t>0.756</w:t>
            </w:r>
          </w:p>
        </w:tc>
        <w:tc>
          <w:tcPr>
            <w:tcW w:w="2256" w:type="dxa"/>
          </w:tcPr>
          <w:p>
            <w:r>
              <w:t>0.778</w:t>
            </w:r>
          </w:p>
        </w:tc>
      </w:tr>
      <w:tr w:rsidR="00F803C3" w14:paraId="02EF981F" w14:textId="77777777">
        <w:tblPrEx>
          <w:tblCellMar>
            <w:top w:w="0" w:type="dxa"/>
            <w:bottom w:w="0" w:type="dxa"/>
          </w:tblCellMar>
        </w:tblPrEx>
        <w:trPr>
          <w:jc w:val="center"/>
        </w:trPr>
        <w:tc>
          <w:tcPr>
            <w:tcW w:w="2256" w:type="dxa"/>
          </w:tcPr>
          <w:p>
            <w:r>
              <w:t>Corrected Hnorm</w:t>
            </w:r>
          </w:p>
        </w:tc>
        <w:tc>
          <w:tcPr>
            <w:tcW w:w="2256" w:type="dxa"/>
          </w:tcPr>
          <w:p>
            <w:r>
              <w:t>0.584</w:t>
            </w:r>
          </w:p>
        </w:tc>
        <w:tc>
          <w:tcPr>
            <w:tcW w:w="2256" w:type="dxa"/>
          </w:tcPr>
          <w:p>
            <w:r>
              <w:t>0.756</w:t>
            </w:r>
          </w:p>
        </w:tc>
        <w:tc>
          <w:tcPr>
            <w:tcW w:w="2256" w:type="dxa"/>
          </w:tcPr>
          <w:p>
            <w:r>
              <w:t>0.778</w:t>
            </w:r>
          </w:p>
        </w:tc>
      </w:tr>
      <w:tr w:rsidR="00F803C3" w14:paraId="4525F9D5" w14:textId="77777777">
        <w:tblPrEx>
          <w:tblCellMar>
            <w:top w:w="0" w:type="dxa"/>
            <w:bottom w:w="0" w:type="dxa"/>
          </w:tblCellMar>
        </w:tblPrEx>
        <w:trPr>
          <w:jc w:val="center"/>
        </w:trPr>
        <w:tc>
          <w:tcPr>
            <w:tcW w:w="2256" w:type="dxa"/>
          </w:tcPr>
          <w:p>
            <w:r>
              <w:t>EBE</w:t>
            </w:r>
          </w:p>
        </w:tc>
        <w:tc>
          <w:tcPr>
            <w:tcW w:w="2256" w:type="dxa"/>
          </w:tcPr>
          <w:p>
            <w:r>
              <w:t>0.584</w:t>
            </w:r>
          </w:p>
        </w:tc>
        <w:tc>
          <w:tcPr>
            <w:tcW w:w="2256" w:type="dxa"/>
          </w:tcPr>
          <w:p>
            <w:r>
              <w:t>0.756</w:t>
            </w:r>
          </w:p>
        </w:tc>
        <w:tc>
          <w:tcPr>
            <w:tcW w:w="2256" w:type="dxa"/>
          </w:tcPr>
          <w:p>
            <w:r>
              <w:t>0.778</w:t>
            </w:r>
          </w:p>
        </w:tc>
      </w:tr>
      <w:tr w:rsidR="00F803C3" w14:paraId="78BD8F06" w14:textId="77777777">
        <w:tblPrEx>
          <w:tblCellMar>
            <w:top w:w="0" w:type="dxa"/>
            <w:bottom w:w="0" w:type="dxa"/>
          </w:tblCellMar>
        </w:tblPrEx>
        <w:trPr>
          <w:jc w:val="center"/>
        </w:trPr>
        <w:tc>
          <w:tcPr>
            <w:tcW w:w="2256" w:type="dxa"/>
          </w:tcPr>
          <w:p>
            <w:r>
              <w:t>Relocated (Year 10)</w:t>
            </w:r>
          </w:p>
        </w:tc>
        <w:tc>
          <w:tcPr>
            <w:tcW w:w="2256" w:type="dxa"/>
          </w:tcPr>
          <w:p>
            <w:r>
              <w:t>0 / 100</w:t>
            </w:r>
          </w:p>
        </w:tc>
        <w:tc>
          <w:tcPr>
            <w:tcW w:w="2256" w:type="dxa"/>
          </w:tcPr>
          <w:p>
            <w:r>
              <w:t>31 / 100</w:t>
            </w:r>
          </w:p>
        </w:tc>
        <w:tc>
          <w:tcPr>
            <w:tcW w:w="2256" w:type="dxa"/>
          </w:tcPr>
          <w:p>
            <w:r>
              <w:t>35 / 100</w:t>
            </w:r>
          </w:p>
        </w:tc>
      </w:tr>
      <w:tr w:rsidR="00F803C3" w14:paraId="303FEB6D" w14:textId="77777777">
        <w:tblPrEx>
          <w:tblCellMar>
            <w:top w:w="0" w:type="dxa"/>
            <w:bottom w:w="0" w:type="dxa"/>
          </w:tblCellMar>
        </w:tblPrEx>
        <w:trPr>
          <w:jc w:val="center"/>
        </w:trPr>
        <w:tc>
          <w:tcPr>
            <w:tcW w:w="2256" w:type="dxa"/>
          </w:tcPr>
          <w:p>
            <w:r>
              <w:t>Active agents (Year 10)</w:t>
            </w:r>
          </w:p>
        </w:tc>
        <w:tc>
          <w:tcPr>
            <w:tcW w:w="2256" w:type="dxa"/>
          </w:tcPr>
          <w:p>
            <w:r>
              <w:t>100</w:t>
            </w:r>
          </w:p>
        </w:tc>
        <w:tc>
          <w:tcPr>
            <w:tcW w:w="2256" w:type="dxa"/>
          </w:tcPr>
          <w:p>
            <w:r>
              <w:t>69</w:t>
            </w:r>
          </w:p>
        </w:tc>
        <w:tc>
          <w:tcPr>
            <w:tcW w:w="2256" w:type="dxa"/>
          </w:tcPr>
          <w:p>
            <w:r>
              <w:t>65</w:t>
            </w:r>
          </w:p>
        </w:tc>
      </w:tr>
    </w:tbl>
    <w:p w14:paraId="1F376FB8" w14:textId="77777777" w:rsidR="00F803C3" w:rsidRDefault="00000000">
      <w:r>
        <w:t>Pairwise tests (Mann-Whitney U) are interpreted under the updated metric split: R_R as the primary behavioral-rationalization channel, with R_H as a strict secondary safety diagnostic. For B-vs-C, we report effects as exploratory unless replicated under fully balanced run coverage.</w:t>
      </w:r>
    </w:p>
    <w:p w14:paraId="2CC5A562" w14:textId="77777777" w:rsidR="00F803C3" w:rsidRDefault="00000000">
      <w:pPr>
        <w:pStyle w:val="1"/>
        <w:spacing w:line="480" w:lineRule="auto"/>
      </w:pPr>
      <w:r>
        <w:t>5. Case Study 2: Colorado River Irrigation</w:t>
      </w:r>
    </w:p>
    <w:p w14:paraId="35667BA4" w14:textId="77777777" w:rsidR="00F803C3" w:rsidRDefault="00000000">
      <w:pPr>
        <w:pStyle w:val="2"/>
        <w:spacing w:line="480" w:lineRule="auto"/>
      </w:pPr>
      <w:r>
        <w:t>5.1 Setup</w:t>
      </w:r>
    </w:p>
    <w:p w:rsidR="BE341ECD" w:rsidRDefault="BE341ECD" w:rsidP="BE341ECD" w14:paraId="3A766A3A" w14:textId="5F141C84">
      <w:pPr>
        <w:spacing w:after="120" w:line="480" w:lineRule="auto"/>
        <w:ind w:firstLine="360"/>
        <w:jc w:val="both"/>
        <w:rPr/>
      </w:pPr>
      <w:r>
        <w:t>To demonstrate cross-domain configurability, we instantiate WAGF in a Colorado River irrigation-demand setting while keeping the broker runtime unchanged from the flood case. The setup uses 78 CRSS irrigation districts over 42 years (2019-2060) with Gemma 3 4B. Domain adaptation is performed at configuration level: five irrigation skills (increase_large, increase_small, maintain_demand, decrease_small, decrease_large), irrigation-specific validators, and dual appraisal constructs (WSA/ACA) replace the flood-domain artifacts. Agent personas are mapped from FQL-informed clusters (aggressive, forward-looking conservative, myopic conservative), and magnitude is sampled at execution time from persona-specific distributions rather than directly emitted by the LLM.</w:t>
      </w:r>
    </w:p>
    <w:p w:rsidR="BE341ECD" w:rsidRDefault="BE341ECD" w:rsidP="BE341ECD" w14:paraId="57ECC17F" w14:textId="218EF834">
      <w:pPr>
        <w:spacing w:after="120" w:line="480" w:lineRule="auto"/>
        <w:ind w:firstLine="360"/>
        <w:jc w:val="both"/>
        <w:rPr/>
      </w:pPr>
      <w:r>
        <w:t>The irrigation case is used as an application showcase of WAGF deployment rather than the primary effectiveness benchmark. Governance is configured through ordered constraints and auditable execution, while the environment couples annual demand decisions to Lake Mead through a mass-balance update with shortage-tier feedback. This section therefore emphasizes implementation portability and system-level plausibility under a second water-system context.</w:t>
      </w:r>
    </w:p>
    <w:p w14:paraId="37A210A7" w14:textId="77777777" w:rsidR="CF7DCF98" w:rsidRDefault="CF7DCF98" w:rsidP="CF7DCF98">
      <w:pPr>
        <w:spacing w:after="120" w:line="480" w:lineRule="auto"/>
        <w:ind w:firstLine="360"/>
        <w:jc w:val="both"/>
      </w:pPr>
    </w:p>
    <w:p w14:paraId="5F65BAD8" w14:textId="77777777" w:rsidR="CF7DCF98" w:rsidRDefault="CF7DCF98" w:rsidP="CF7DCF98">
      <w:pPr>
        <w:spacing w:after="120" w:line="480" w:lineRule="auto"/>
        <w:ind w:firstLine="360"/>
        <w:jc w:val="both"/>
      </w:pPr>
    </w:p>
    <w:p w14:paraId="7CEF31DA" w14:textId="77777777" w:rsidR="00F803C3" w:rsidRDefault="00000000">
      <w:pPr>
        <w:pStyle w:val="2"/>
        <w:spacing w:line="480" w:lineRule="auto"/>
      </w:pPr>
      <w:r>
        <w:t>5.2 Results</w:t>
      </w:r>
    </w:p>
    <w:p w:rsidR="BE341ECD" w:rsidRDefault="BE341ECD" w:rsidP="BE341ECD" w14:paraId="4BC5A23E" w14:textId="23C7126A">
      <w:pPr>
        <w:spacing w:after="120" w:line="480" w:lineRule="auto"/>
        <w:ind w:firstLine="360"/>
        <w:jc w:val="both"/>
        <w:rPr/>
      </w:pPr>
      <w:r>
        <w:t>Figure 3 presents the irrigation showcase results. At system level, aggregate demand tracks the CRSS reference envelope over the 42-year horizon (mean 5.873 MAF; 37/42 years within +/-10% of the reference), and Lake Mead dynamics span 1003-1179 ft with observed Tier 0-3 years (30/5/2/5). These outputs indicate that the configured WAGF pipeline can produce stable long-horizon trajectories under institutional and hydrologic constraints in this second domain.</w:t>
      </w:r>
    </w:p>
    <w:p w:rsidR="BE341ECD" w:rsidRDefault="BE341ECD" w:rsidP="BE341ECD" w14:paraId="0FD43808" w14:textId="47E802C6">
      <w:pPr>
        <w:spacing w:after="120" w:line="480" w:lineRule="auto"/>
        <w:ind w:firstLine="360"/>
        <w:jc w:val="both"/>
        <w:rPr/>
      </w:pPr>
      <w:r>
        <w:t>The first years exhibit a transient before the trajectory settles into a narrower operating band. We interpret this as expected initialization behavior in a newly configured domain rather than as the target regime. Consistent with the flood case, governance acts as an execution filter that constrains infeasible or incoherent proposals and records traceable outcomes for diagnosis.</w:t>
      </w:r>
    </w:p>
    <w:p w:rsidR="BE341ECD" w:rsidRDefault="BE341ECD" w:rsidP="BE341ECD" w14:paraId="2A00E618" w14:textId="02C3F51C">
      <w:pPr>
        <w:spacing w:after="120" w:line="480" w:lineRule="auto"/>
        <w:ind w:firstLine="360"/>
        <w:jc w:val="both"/>
        <w:rPr/>
      </w:pPr>
      <w:r>
        <w:t>Governance narrows the executable action space while preserving interpretable cluster-level differences. Entropy decreases from proposed to executed actions, indicating constraint-induced compression, while qualitative ordering across behavioral clusters remains visible. For this Technical Note, this evidence is used to show that WAGF can be ported to a distinct human-water setting with bounded heterogeneity retained.</w:t>
      </w:r>
    </w:p>
    <w:p w14:paraId="0051CFE8" w14:textId="77777777" w:rsidR="CF7DCF98" w:rsidRDefault="CF7DCF98" w:rsidP="CF7DCF98">
      <w:pPr>
        <w:spacing w:after="120" w:line="480" w:lineRule="auto"/>
        <w:ind w:firstLine="360"/>
        <w:jc w:val="both"/>
      </w:pPr>
      <w:r>
        <w:t>[FIGURE 3: Irrigation Results - (a) Demand trajectories, (b) Governance outcomes]</w:t>
      </w:r>
    </w:p>
    <w:p w14:paraId="5DA1A643" w14:textId="77777777" w:rsidR="CF7DCF98" w:rsidRDefault="CF7DCF98" w:rsidP="CF7DCF98">
      <w:pPr>
        <w:spacing w:after="120" w:line="480" w:lineRule="auto"/>
        <w:ind w:firstLine="360"/>
        <w:jc w:val="both"/>
      </w:pPr>
      <w:r>
        <w:rPr>
          <w:b/>
        </w:rPr>
        <w:t>Figure 3. Irrigation application showcase (78 CRSS districts, 42 years, Gemma 3 4B). (a) Annual aggregate demand with CRSS reference envelope. (b) Lake Mead elevation with DCP tier bands. The figure is used to demonstrate cross-domain deployment of the same WAGF runtime through domain-specific configuration artifacts, not as the primary comparative benchmark in this paper.</w:t>
      </w:r>
      <w:r>
        <w:rPr>
          <w:b w:val="0"/>
        </w:rPr>
      </w:r>
    </w:p>
    <w:p w14:paraId="1D742DE9" w14:textId="77777777" w:rsidR="CF7DCF98" w:rsidRDefault="CF7DCF98" w:rsidP="CF7DCF98">
      <w:pPr>
        <w:spacing w:after="120" w:line="480" w:lineRule="auto"/>
        <w:ind w:firstLine="360"/>
        <w:jc w:val="both"/>
      </w:pPr>
    </w:p>
    <w:p w14:paraId="0D121625" w14:textId="77777777" w:rsidR="CF7DCF98" w:rsidRDefault="CF7DCF98" w:rsidP="CF7DCF98">
      <w:pPr>
        <w:spacing w:before="240" w:after="60" w:line="480" w:lineRule="auto"/>
        <w:jc w:val="center"/>
      </w:pPr>
      <w:del w:id="4" w:author="Claude" w:date="2026-02-09T16:29:40Z" w16du:dateUtc="2026-02-09T16:29:40Z">
        <w:r w:rsidDel="78D810E4">
          <w:rPr>
            <w:rFonts w:eastAsia="Times New Roman"/>
            <w:i/>
            <w:iCs/>
            <w:color w:val="CC0000"/>
          </w:rPr>
          <w:delText xml:space="preserve">[FIGURE 4: Irrigation transfer diagnostics from production traces. (a) Governance outcome proportions by year (Approved, Retry-success, Rejected), (b) Top rule-trigger frequencies, (c) Approved action composition with normalized entropy. 78 CRSS districts, production traces v19-v20.]</w:delText>
        </w:r>
      </w:del>
      <w:ins w:id="5" w:author="Claude" w:date="2026-02-09T16:29:40Z" w16du:dateUtc="2026-02-09T16:29:40Z">
        <w:r w:rsidR="78D810E4">
          <w:rPr>
            <w:rFonts w:eastAsia="Times New Roman"/>
            <w:i/>
            <w:iCs/>
            <w:color w:val="CC0000"/>
          </w:rPr>
          <w:t xml:space="preserve">[Figure 3. Irrigation case study (78 agents, 42 years, gemma3:4b). (a) Annual aggregate demand vs CRSS baseline (dashed) with ±10% corridor (shaded). (b) Governance intervention outcomes: persistent ~60% intervention rate reflects structural bounded rationality requiring continuous governance constraint.]</w:t>
        </w:r>
      </w:ins>
    </w:p>
    <w:p w14:paraId="09E83C65" w14:textId="77777777" w:rsidR="00F803C3" w:rsidRDefault="00000000">
      <w:r>
        <w:br w:type="page"/>
      </w:r>
    </w:p>
    <w:p w14:paraId="2D61B5F3" w14:textId="77777777" w:rsidR="00F803C3" w:rsidRDefault="00000000">
      <w:pPr>
        <w:pStyle w:val="1"/>
        <w:spacing w:line="480" w:lineRule="auto"/>
      </w:pPr>
      <w:r>
        <w:lastRenderedPageBreak/>
        <w:t>6. Discussion</w:t>
      </w:r>
    </w:p>
    <w:p w14:paraId="188DFB27" w14:textId="77777777" w:rsidR="00F803C3" w:rsidRDefault="00000000">
      <w:pPr>
        <w:spacing w:after="120" w:line="480" w:lineRule="auto"/>
        <w:ind w:firstLine="360"/>
        <w:jc w:val="both"/>
      </w:pPr>
      <w:r>
        <w:t>EBE provides a diagnostic that raw entropy alone cannot, but its interpretation is specific: it adjusts diversity by feasibility burden while preserving action-distribution information. Under the executed-only split, ungoverned Group A shows higher coherence deviation (mean executed R_R about 4.14%) than governed groups (Group B/C approximately 0), while governed groups retain high effective diversity (group-level EHE around 0.64 versus about 0.48 in Group A). This indicates that governance can suppress incoherent action mass without collapsing behavioral heterogeneity.</w:t>
      </w:r>
    </w:p>
    <w:p w14:paraId="19E8D2C6" w14:textId="77777777" w:rsidR="00F803C3" w:rsidRDefault="00000000">
      <w:pPr>
        <w:spacing w:after="120" w:line="480" w:lineRule="auto"/>
        <w:ind w:firstLine="360"/>
        <w:jc w:val="both"/>
      </w:pPr>
      <w:r>
        <w:t>Cross-model testing suggests that governance mitigates degenerate action concentration in ungoverned settings. In the current runs, A-vs-(B/C) is stable on the primary channel (executed R_R), while B-vs-C differences are smaller and mixed across model-run pairs. We therefore treat memory/reflection effects as process-level modifiers, supported by trace evidence (retry burden, approval/rejection patterns, and reflection-linked context continuity), rather than as universal outcome gains across all models.</w:t>
      </w:r>
    </w:p>
    <w:p w:rsidR="E8F849E9" w:rsidRDefault="E8F849E9" w:rsidP="E8F849E9" w14:paraId="5F34C229" w14:textId="6A5F7329">
      <w:pPr>
        <w:spacing w:after="120" w:line="480" w:lineRule="auto"/>
        <w:ind w:firstLine="360"/>
        <w:jc w:val="both"/>
        <w:rPr/>
      </w:pPr>
      <w:r w:rsidR="E8F849E9">
        <w:t xml:space="preserve">A structural distinction between reinforcement-learning agents and LLM agents informs governance design. In the FQL baseline (Hung and Yang, 2021), agents update Q-values through a reward function that includes a regret penalty for over-demand; this endogenous feedback enables self-regulation without external constraints. LLM agents, by contrast, receive individual-level feedback through episodic memory (e.g., “I requested 115,000 AF but received only 95,000 AF”) and reflective summaries, but do not observe basin-level externalities: no agent is informed that collective demand exceeded available supply or that its increase contributed to another agent’s curtailment. This asymmetry — individual consequence visibility without commons-level attribution — means that even with multi-year memory, agents cannot learn to self-regulate aggregate demand. The governance layer compensates for this gap by enforcing institutional constraints (demand corridor, shortage-tier curtailment) that are functionally equivalent to the reward-based convergence mechanism in FQL. This design mirrors real-world water governance, where administrative rules (compacts, annual allocation limits) constrain behavior rather than relying on individual actors’ experiential learning (Schlager and Ostrom, 1992; Pulwarty and Melis, 2001).</w:t>
      </w:r>
    </w:p>
    <w:p w14:paraId="13EAB3F9" w14:textId="77777777" w:rsidR="00F803C3" w:rsidRDefault="9E21DE22">
      <w:pPr>
        <w:spacing w:after="120" w:line="480" w:lineRule="auto"/>
        <w:ind w:firstLine="360"/>
        <w:jc w:val="both"/>
      </w:pPr>
      <w:del w:id="8" w:author="Claude" w:date="2026-02-09T16:29:40Z" w16du:dateUtc="2026-02-09T16:29:40Z">
        <w:r w:rsidDel="78D810E4">
          <w:delText>Several limitations remain. First, primary results are based on single-seed runs (N=100 agents supports within-run contrast, but cross-seed uncertainty is not quantified).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delText>
        </w:r>
      </w:del>
      <w:ins w:id="9" w:author="Claude" w:date="2026-02-09T16:29:40Z" w16du:dateUtc="2026-02-09T16:29:40Z">
        <w:r w:rsidR="78D810E4">
          <w:t>Several limitations remain. First, primary results are based on single-seed runs; flood experiments use N=100 agents for within-run contrast, and irrigation results (78 agents, seed 42) have not been evaluated across alternative random seeds. Second, LLM sampling sensitivity (temperature, top-p, top-k) is not systematically evaluated. Third, validator rules are expert-authored; automated rule induction remains future work. Fourth, R_R is currently used as an audit diagnostic and is not yet summarized with the same inferential depth as R_H/EBE across all case studies. Finally, warning-level governance is intentionally non-blocking, so behaviorally questionable yet technically feasible decisions can still pass execution.</w:t>
        </w:r>
      </w:ins>
      <w:r w:rsidR="E8F849E9">
        <w:rPr>
          <w:rFonts w:cs="Times New Roman"/>
        </w:rPr>
        <w:t>Sixth, reflection provides agent-level action-outcome consolidation, but current evidence supports a process-quality interpretation (lower intervention burden in aggregate and richer context continuity) rather than a universal superiority claim over the baseline governed configuration. Stronger causal attribution will require balanced replications and process metrics specified a priori.</w:t>
      </w:r>
    </w:p>
    <w:p w14:paraId="2E071A38" w14:textId="77777777" w:rsidR="00F803C3" w:rsidRDefault="00000000">
      <w:pPr>
        <w:pStyle w:val="1"/>
        <w:spacing w:line="480" w:lineRule="auto"/>
      </w:pPr>
      <w:r>
        <w:t>7. Conclusions</w:t>
      </w:r>
    </w:p>
    <w:p w14:paraId="6185AA1D" w14:textId="77777777" w:rsidR="00F803C3" w:rsidRDefault="00000000">
      <w:pPr>
        <w:spacing w:after="120" w:line="480" w:lineRule="auto"/>
        <w:ind w:firstLine="360"/>
        <w:jc w:val="both"/>
      </w:pPr>
      <w:r>
        <w:t>We present WAGF as a governance framework for LLM-driven agent-based modeling of human-water systems</w:t>
      </w:r>
    </w:p>
    <w:p w14:paraId="5FDBF738" w14:textId="77777777" w:rsidR="00F803C3" w:rsidRDefault="1937EF80">
      <w:pPr>
        <w:spacing w:after="120" w:line="480" w:lineRule="auto"/>
        <w:ind w:firstLine="360"/>
        <w:jc w:val="both"/>
      </w:pPr>
      <w:r>
        <w:t>In the flood case, strict-feasibility R_H remains low in current runs, while coherence deviations (R_R) are materially higher in ungoverned settings.</w:t>
      </w:r>
    </w:p>
    <w:p w14:paraId="14A813A3" w14:textId="77777777" w:rsidR="259F63AB" w:rsidRDefault="259F63AB" w:rsidP="259F63AB">
      <w:pPr>
        <w:spacing w:after="120" w:line="480" w:lineRule="auto"/>
        <w:ind w:firstLine="360"/>
        <w:jc w:val="both"/>
        <w:rPr/>
      </w:pPr>
      <w:r>
        <w:t>Second, governance materially reduces irrational behavior (R_R) while maintaining behavioral diversity. Governed groups show near-zero executed R_R in current runs and retain high EHE relative to the ungoverned baseline, indicating that governance removes incoherent action mass without collapsing the action repertoire.</w:t>
      </w:r>
    </w:p>
    <w:p w14:paraId="0F060419" w14:textId="77777777" w:rsidR="00F803C3" w:rsidRDefault="00000000">
      <w:pPr>
        <w:spacing w:after="120" w:line="480" w:lineRule="auto"/>
        <w:ind w:firstLine="360"/>
        <w:jc w:val="both"/>
      </w:pPr>
      <w:r>
        <w:t>Third, the architecture transfers across flood and irrigation without broker-level code changes: the same runtime is instantiated through domain-specific YAML artifacts (skills, validators, constructs, personas). This supports reuse of governance infrastructure across socio-hydrological ABM settings (Giuliani et al., 2022; Castelletti et al., 2010).</w:t>
      </w:r>
    </w:p>
    <w:p w14:paraId="74D7E92D" w14:textId="77777777" w:rsidR="00F803C3" w:rsidRDefault="00000000">
      <w:pPr>
        <w:spacing w:after="120" w:line="480" w:lineRule="auto"/>
        <w:ind w:firstLine="360"/>
        <w:jc w:val="both"/>
      </w:pPr>
      <w:r w:rsidR="E8F849E9">
        <w:t xml:space="preserve">Future work should extend multi-agent interaction governance, develop data-informed rule induction, and provide fuller inferential summaries for R_R alongside R_H/EBE across domains.</w:t>
      </w:r>
      <w:r w:rsidR="E8F849E9">
        <w:rPr>
          <w:rFonts w:cs="Times New Roman"/>
        </w:rPr>
        <w:t xml:space="preserve"> Additionally, injecting system-level feedback into agent reflection — such as basin-wide supply-demand balance or collective action outcomes — could test whether larger LLMs develop commons awareness that reduces dependence on hard governance constraints, bridging the gap between reward-based self-regulation and institutional rule enforcement.</w:t>
      </w:r>
      <w:r w:rsidR="E8F849E9">
        <w:t xml:space="preserve"> WAGF, metric definitions, and experiment code are released open-source at [GitHub URL].</w:t>
      </w:r>
    </w:p>
    <w:p w14:paraId="1A196919" w14:textId="77777777" w:rsidR="00F803C3" w:rsidRDefault="00000000">
      <w:pPr>
        <w:spacing w:after="120" w:line="480" w:lineRule="auto"/>
        <w:ind w:firstLine="360"/>
        <w:jc w:val="both"/>
      </w:pPr>
      <w:r/>
    </w:p>
    <w:p w14:paraId="5BE1A066" w14:textId="77777777" w:rsidR="00F803C3" w:rsidRDefault="00000000">
      <w:r>
        <w:br w:type="page"/>
      </w:r>
    </w:p>
    <w:p w14:paraId="79D34B5B" w14:textId="77777777" w:rsidR="00F803C3" w:rsidRDefault="00000000">
      <w:pPr>
        <w:pStyle w:val="1"/>
        <w:spacing w:line="480" w:lineRule="auto"/>
      </w:pPr>
      <w:r>
        <w:lastRenderedPageBreak/>
        <w:t>Data Availability Statement</w:t>
      </w:r>
    </w:p>
    <w:p w14:paraId="39FEEE40" w14:textId="77777777" w:rsidR="00F803C3" w:rsidRDefault="00000000">
      <w:pPr>
        <w:spacing w:after="120" w:line="480" w:lineRule="auto"/>
        <w:jc w:val="both"/>
      </w:pPr>
      <w:r>
        <w:rPr>
          <w:rFonts w:eastAsia="Times New Roman"/>
        </w:rPr>
        <w:t>Simulation logs, agent configurations, and analysis scripts are archived at [Zenodo DOI] and available at [GitHub URL] under the MIT License. The CRSS precipitation projections are from the U.S. Bureau of Reclamation (USBR, 2012). All raw LLM traces (JSONL format) and governance audit logs are included in the archive to support independent verification.</w:t>
      </w:r>
    </w:p>
    <w:p w14:paraId="0406E166" w14:textId="77777777" w:rsidR="00F803C3" w:rsidRDefault="00000000">
      <w:pPr>
        <w:pStyle w:val="1"/>
        <w:spacing w:line="480" w:lineRule="auto"/>
      </w:pPr>
      <w:r>
        <w:t>Conflict of Interest</w:t>
      </w:r>
    </w:p>
    <w:p w14:paraId="1701B8DC" w14:textId="77777777" w:rsidR="00F803C3" w:rsidRDefault="00000000">
      <w:pPr>
        <w:spacing w:after="120" w:line="480" w:lineRule="auto"/>
        <w:jc w:val="both"/>
      </w:pPr>
      <w:r>
        <w:rPr>
          <w:rFonts w:eastAsia="Times New Roman"/>
        </w:rPr>
        <w:t>The authors declare no conflicts of interest relevant to this study.</w:t>
      </w:r>
    </w:p>
    <w:p w14:paraId="381D893E" w14:textId="77777777" w:rsidR="00F803C3" w:rsidRDefault="00000000">
      <w:pPr>
        <w:pStyle w:val="1"/>
        <w:spacing w:line="480" w:lineRule="auto"/>
      </w:pPr>
      <w:r>
        <w:t>Author Contributions</w:t>
      </w:r>
    </w:p>
    <w:p w14:paraId="6026E7A3" w14:textId="77777777" w:rsidR="00F803C3" w:rsidRDefault="00000000">
      <w:pPr>
        <w:spacing w:after="120" w:line="480" w:lineRule="auto"/>
        <w:jc w:val="both"/>
      </w:pPr>
      <w:r>
        <w:rPr>
          <w:rFonts w:eastAsia="Times New Roman"/>
          <w:b/>
          <w:bCs/>
        </w:rPr>
        <w:t xml:space="preserve">Wen-Yu Chen: </w:t>
      </w:r>
      <w:r>
        <w:rPr>
          <w:rFonts w:eastAsia="Times New Roman"/>
        </w:rPr>
        <w:t xml:space="preserve">Conceptualization, Methodology, Software, Validation, Formal analysis, Investigation, Writing ??Original Draft, Visualization. </w:t>
      </w:r>
      <w:r>
        <w:rPr>
          <w:rFonts w:eastAsia="Times New Roman"/>
          <w:b/>
          <w:bCs/>
        </w:rPr>
        <w:t xml:space="preserve">[Second Author]: </w:t>
      </w:r>
      <w:r>
        <w:rPr>
          <w:rFonts w:eastAsia="Times New Roman"/>
        </w:rPr>
        <w:t>Supervision, Writing ??Review &amp; Editing, Funding acquisition.</w:t>
      </w:r>
    </w:p>
    <w:p w14:paraId="4F91496E" w14:textId="77777777" w:rsidR="00F803C3" w:rsidRDefault="00000000">
      <w:pPr>
        <w:pStyle w:val="1"/>
        <w:spacing w:line="480" w:lineRule="auto"/>
      </w:pPr>
      <w:r>
        <w:t>Acknowledgments</w:t>
      </w:r>
    </w:p>
    <w:p w14:paraId="13BAEC69" w14:textId="77777777" w:rsidR="00F803C3" w:rsidRDefault="00000000">
      <w:pPr>
        <w:spacing w:after="120" w:line="480" w:lineRule="auto"/>
        <w:jc w:val="both"/>
      </w:pPr>
      <w:r>
        <w:rPr>
          <w:rFonts w:eastAsia="Times New Roman"/>
        </w:rPr>
        <w:t>This work was supported by [funding source].</w:t>
      </w:r>
    </w:p>
    <w:p w14:paraId="050C3DC2" w14:textId="77777777" w:rsidR="00F803C3" w:rsidRDefault="00000000">
      <w:r>
        <w:br w:type="page"/>
      </w:r>
    </w:p>
    <w:p w14:paraId="41A9E523" w14:textId="77777777" w:rsidR="00F803C3" w:rsidRDefault="00000000">
      <w:pPr>
        <w:pStyle w:val="1"/>
        <w:spacing w:line="480" w:lineRule="auto"/>
      </w:pPr>
      <w:r>
        <w:lastRenderedPageBreak/>
        <w:t>References</w:t>
      </w:r>
    </w:p>
    <w:p w14:paraId="2DC84941" w14:textId="77777777" w:rsidR="00F803C3" w:rsidRDefault="00000000">
      <w:pPr>
        <w:spacing w:after="120" w:line="480" w:lineRule="auto"/>
        <w:jc w:val="both"/>
      </w:pPr>
      <w:r>
        <w:rPr>
          <w:rFonts w:eastAsia="Times New Roman"/>
        </w:rPr>
        <w:t xml:space="preserve">Aerts, J. C. J. H., et al. (2018). Integrating human behaviour dynamics into flood disaster risk assessment. </w:t>
      </w:r>
      <w:r>
        <w:rPr>
          <w:rFonts w:eastAsia="Times New Roman"/>
          <w:i/>
          <w:iCs/>
        </w:rPr>
        <w:t>Nature Climate Change</w:t>
      </w:r>
      <w:r>
        <w:rPr>
          <w:rFonts w:eastAsia="Times New Roman"/>
        </w:rPr>
        <w:t>, 8(3), 193??99.</w:t>
      </w:r>
    </w:p>
    <w:p w14:paraId="77AF1EC6" w14:textId="77777777" w:rsidR="00F803C3" w:rsidRDefault="00000000">
      <w:pPr>
        <w:spacing w:after="120" w:line="480" w:lineRule="auto"/>
        <w:jc w:val="both"/>
      </w:pPr>
      <w:r>
        <w:rPr>
          <w:rFonts w:eastAsia="Times New Roman"/>
        </w:rPr>
        <w:t xml:space="preserve">Bai, Y., et al. (2022). Constitutional AI: Harmlessness from AI feedback. </w:t>
      </w:r>
      <w:r>
        <w:rPr>
          <w:rFonts w:eastAsia="Times New Roman"/>
          <w:i/>
          <w:iCs/>
        </w:rPr>
        <w:t>arXiv:2212.08073</w:t>
      </w:r>
      <w:r>
        <w:rPr>
          <w:rFonts w:eastAsia="Times New Roman"/>
        </w:rPr>
        <w:t>.</w:t>
      </w:r>
    </w:p>
    <w:p w14:paraId="143C7BCE" w14:textId="77777777" w:rsidR="00F803C3" w:rsidRDefault="00000000">
      <w:pPr>
        <w:spacing w:after="120" w:line="480" w:lineRule="auto"/>
        <w:jc w:val="both"/>
      </w:pPr>
      <w:r>
        <w:rPr>
          <w:rFonts w:eastAsia="Times New Roman"/>
        </w:rPr>
        <w:t xml:space="preserve">Berglund, E. Z. (2015). Using agent-based modeling for water resources planning and management. </w:t>
      </w:r>
      <w:r>
        <w:rPr>
          <w:rFonts w:eastAsia="Times New Roman"/>
          <w:i/>
          <w:iCs/>
        </w:rPr>
        <w:t>J. Water Resour. Plan. Manag.</w:t>
      </w:r>
      <w:r>
        <w:rPr>
          <w:rFonts w:eastAsia="Times New Roman"/>
        </w:rPr>
        <w:t>, 141(11), 04015025.</w:t>
      </w:r>
    </w:p>
    <w:p w14:paraId="6F665AA3" w14:textId="77777777" w:rsidR="00F803C3" w:rsidRDefault="00000000">
      <w:pPr>
        <w:spacing w:after="120" w:line="480" w:lineRule="auto"/>
        <w:jc w:val="both"/>
      </w:pPr>
      <w:r>
        <w:rPr>
          <w:rFonts w:eastAsia="Times New Roman"/>
        </w:rPr>
        <w:t xml:space="preserve">Boiko, D. A., et al. (2023). Emergent autonomous scientific research capabilities of large language models. </w:t>
      </w:r>
      <w:r>
        <w:rPr>
          <w:rFonts w:eastAsia="Times New Roman"/>
          <w:i/>
          <w:iCs/>
        </w:rPr>
        <w:t>Nature</w:t>
      </w:r>
      <w:r>
        <w:rPr>
          <w:rFonts w:eastAsia="Times New Roman"/>
        </w:rPr>
        <w:t>, 624, 570??78.</w:t>
      </w:r>
    </w:p>
    <w:p w14:paraId="44B00006" w14:textId="77777777" w:rsidR="00F803C3" w:rsidRDefault="00000000">
      <w:pPr>
        <w:spacing w:after="120" w:line="480" w:lineRule="auto"/>
        <w:jc w:val="both"/>
      </w:pPr>
      <w:r>
        <w:rPr>
          <w:rFonts w:eastAsia="Times New Roman"/>
        </w:rPr>
        <w:t xml:space="preserve">Bubeck, P., et al. (2012). A review of risk perceptions and other factors that influence flood mitigation behavior. </w:t>
      </w:r>
      <w:r>
        <w:rPr>
          <w:rFonts w:eastAsia="Times New Roman"/>
          <w:i/>
          <w:iCs/>
        </w:rPr>
        <w:t>Risk Analysis</w:t>
      </w:r>
      <w:r>
        <w:rPr>
          <w:rFonts w:eastAsia="Times New Roman"/>
        </w:rPr>
        <w:t>, 32(9), 1481??495.</w:t>
      </w:r>
    </w:p>
    <w:p w14:paraId="2EFDB3BB" w14:textId="77777777" w:rsidR="00F803C3" w:rsidRDefault="00000000">
      <w:pPr>
        <w:spacing w:after="120" w:line="480" w:lineRule="auto"/>
        <w:jc w:val="both"/>
      </w:pPr>
      <w:r>
        <w:rPr>
          <w:rFonts w:eastAsia="Times New Roman"/>
        </w:rPr>
        <w:t xml:space="preserve">Castelletti, A., et al. (2010). Tree-based reinforcement learning for optimal water reservoir operation. </w:t>
      </w:r>
      <w:r>
        <w:rPr>
          <w:rFonts w:eastAsia="Times New Roman"/>
          <w:i/>
          <w:iCs/>
        </w:rPr>
        <w:t>Water Resour. Res.</w:t>
      </w:r>
      <w:r>
        <w:rPr>
          <w:rFonts w:eastAsia="Times New Roman"/>
        </w:rPr>
        <w:t>, 46(9), W09507.</w:t>
      </w:r>
    </w:p>
    <w:p w14:paraId="55E4E6B2" w14:textId="77777777" w:rsidR="00F803C3" w:rsidRDefault="00000000">
      <w:pPr>
        <w:spacing w:after="120" w:line="480" w:lineRule="auto"/>
        <w:jc w:val="both"/>
      </w:pPr>
      <w:r>
        <w:rPr>
          <w:rFonts w:eastAsia="Times New Roman"/>
        </w:rPr>
        <w:t xml:space="preserve">Di Baldassarre, G., et al. (2013). Socio-hydrology: Conceptualising human-flood interactions. </w:t>
      </w:r>
      <w:r>
        <w:rPr>
          <w:rFonts w:eastAsia="Times New Roman"/>
          <w:i/>
          <w:iCs/>
        </w:rPr>
        <w:t>Hydrol. Earth Syst. Sci.</w:t>
      </w:r>
      <w:r>
        <w:rPr>
          <w:rFonts w:eastAsia="Times New Roman"/>
        </w:rPr>
        <w:t>, 17(8), 3295??303.</w:t>
      </w:r>
    </w:p>
    <w:p w14:paraId="49732BBB" w14:textId="77777777" w:rsidR="00F803C3" w:rsidRDefault="00000000">
      <w:pPr>
        <w:spacing w:after="120" w:line="480" w:lineRule="auto"/>
        <w:jc w:val="both"/>
      </w:pPr>
      <w:r>
        <w:rPr>
          <w:rFonts w:eastAsia="Times New Roman"/>
        </w:rPr>
        <w:t xml:space="preserve">Filatova, T., et al. (2013). Spatial agent-based models for socio-ecological systems. </w:t>
      </w:r>
      <w:r>
        <w:rPr>
          <w:rFonts w:eastAsia="Times New Roman"/>
          <w:i/>
          <w:iCs/>
        </w:rPr>
        <w:t>Environ. Model. Softw.</w:t>
      </w:r>
      <w:r>
        <w:rPr>
          <w:rFonts w:eastAsia="Times New Roman"/>
        </w:rPr>
        <w:t>, 45, 1??.</w:t>
      </w:r>
    </w:p>
    <w:p w14:paraId="62618271" w14:textId="77777777" w:rsidR="00F803C3" w:rsidRDefault="00000000">
      <w:pPr>
        <w:spacing w:after="120" w:line="480" w:lineRule="auto"/>
        <w:jc w:val="both"/>
      </w:pPr>
      <w:r>
        <w:rPr>
          <w:rFonts w:eastAsia="Times New Roman"/>
        </w:rPr>
        <w:t xml:space="preserve">Gao, C., et al. (2024). Large language models empowered agent-based modeling and simulation: A survey. </w:t>
      </w:r>
      <w:r>
        <w:rPr>
          <w:rFonts w:eastAsia="Times New Roman"/>
          <w:i/>
          <w:iCs/>
        </w:rPr>
        <w:t>Humanit. Soc. Sci. Commun.</w:t>
      </w:r>
      <w:r>
        <w:rPr>
          <w:rFonts w:eastAsia="Times New Roman"/>
        </w:rPr>
        <w:t>, 11, 1498.</w:t>
      </w:r>
    </w:p>
    <w:p w14:paraId="51D61D44" w14:textId="77777777" w:rsidR="00F803C3" w:rsidRDefault="00000000">
      <w:pPr>
        <w:spacing w:after="120" w:line="480" w:lineRule="auto"/>
        <w:jc w:val="both"/>
      </w:pPr>
      <w:r>
        <w:rPr>
          <w:rFonts w:eastAsia="Times New Roman"/>
        </w:rPr>
        <w:t xml:space="preserve">Gemma Team (2024). Gemma: Open models based on Gemini research and technology. </w:t>
      </w:r>
      <w:r>
        <w:rPr>
          <w:rFonts w:eastAsia="Times New Roman"/>
          <w:i/>
          <w:iCs/>
        </w:rPr>
        <w:t>arXiv:2403.08295</w:t>
      </w:r>
      <w:r>
        <w:rPr>
          <w:rFonts w:eastAsia="Times New Roman"/>
        </w:rPr>
        <w:t>.</w:t>
      </w:r>
    </w:p>
    <w:p w14:paraId="1E2D88FB" w14:textId="77777777" w:rsidR="00F803C3" w:rsidRDefault="00000000">
      <w:pPr>
        <w:spacing w:after="120" w:line="480" w:lineRule="auto"/>
        <w:jc w:val="both"/>
      </w:pPr>
      <w:r>
        <w:rPr>
          <w:rFonts w:eastAsia="Times New Roman"/>
        </w:rPr>
        <w:t xml:space="preserve">Giuliani, M., et al. (2016). Is robustness really robust? </w:t>
      </w:r>
      <w:r>
        <w:rPr>
          <w:rFonts w:eastAsia="Times New Roman"/>
          <w:i/>
          <w:iCs/>
        </w:rPr>
        <w:t>Climatic Change</w:t>
      </w:r>
      <w:r>
        <w:rPr>
          <w:rFonts w:eastAsia="Times New Roman"/>
        </w:rPr>
        <w:t>, 135(3), 409??24.</w:t>
      </w:r>
    </w:p>
    <w:p w14:paraId="53ECBF67" w14:textId="77777777" w:rsidR="00F803C3" w:rsidRDefault="00000000">
      <w:pPr>
        <w:spacing w:after="120" w:line="480" w:lineRule="auto"/>
        <w:jc w:val="both"/>
      </w:pPr>
      <w:r>
        <w:rPr>
          <w:rFonts w:eastAsia="Times New Roman"/>
        </w:rPr>
        <w:t xml:space="preserve">Giuliani, M., et al. (2022). Is it worth using AI to solve the water crisis? </w:t>
      </w:r>
      <w:r>
        <w:rPr>
          <w:rFonts w:eastAsia="Times New Roman"/>
          <w:i/>
          <w:iCs/>
        </w:rPr>
        <w:t>Water Resour. Res.</w:t>
      </w:r>
      <w:r>
        <w:rPr>
          <w:rFonts w:eastAsia="Times New Roman"/>
        </w:rPr>
        <w:t xml:space="preserve">, </w:t>
      </w:r>
      <w:r>
        <w:rPr>
          <w:rFonts w:eastAsia="Times New Roman"/>
        </w:rPr>
        <w:lastRenderedPageBreak/>
        <w:t>58(4), e2021WR031219.</w:t>
      </w:r>
    </w:p>
    <w:p w14:paraId="3C77B16D" w14:textId="77777777" w:rsidR="00F803C3" w:rsidRDefault="00000000">
      <w:pPr>
        <w:spacing w:after="120" w:line="480" w:lineRule="auto"/>
        <w:jc w:val="both"/>
      </w:pPr>
      <w:r>
        <w:rPr>
          <w:rFonts w:eastAsia="Times New Roman"/>
        </w:rPr>
        <w:t xml:space="preserve">Guo, D., et al. (2025). DeepSeek-R1: Incentivizing reasoning capability in LLMs via reinforcement learning. </w:t>
      </w:r>
      <w:r>
        <w:rPr>
          <w:rFonts w:eastAsia="Times New Roman"/>
          <w:i/>
          <w:iCs/>
        </w:rPr>
        <w:t>arXiv:2501.12948</w:t>
      </w:r>
      <w:r>
        <w:rPr>
          <w:rFonts w:eastAsia="Times New Roman"/>
        </w:rPr>
        <w:t>.</w:t>
      </w:r>
    </w:p>
    <w:p w14:paraId="56DE88B9" w14:textId="77777777" w:rsidR="00F803C3" w:rsidRDefault="00000000">
      <w:pPr>
        <w:spacing w:after="120" w:line="480" w:lineRule="auto"/>
        <w:jc w:val="both"/>
      </w:pPr>
      <w:r>
        <w:t>Hadjimichael, A., et al. (2020). Defining robustness for diverse stakeholder interests in institutionally complex river basins. Earth's Future, 8(7), e2020EF001503.</w:t>
      </w:r>
    </w:p>
    <w:p w14:paraId="32301127" w14:textId="77777777" w:rsidR="00F803C3" w:rsidRDefault="00000000">
      <w:pPr>
        <w:spacing w:after="120" w:line="480" w:lineRule="auto"/>
        <w:jc w:val="both"/>
      </w:pPr>
      <w:r>
        <w:rPr>
          <w:rFonts w:eastAsia="Times New Roman"/>
        </w:rPr>
        <w:t xml:space="preserve">Herman, J. D., et al. (2015). How should robustness be defined for water systems planning under change? </w:t>
      </w:r>
      <w:r>
        <w:rPr>
          <w:rFonts w:eastAsia="Times New Roman"/>
          <w:i/>
          <w:iCs/>
        </w:rPr>
        <w:t>J. Water Resour. Plan. Manag.</w:t>
      </w:r>
      <w:r>
        <w:rPr>
          <w:rFonts w:eastAsia="Times New Roman"/>
        </w:rPr>
        <w:t>, 141(10), 04015012.</w:t>
      </w:r>
    </w:p>
    <w:p w14:paraId="790EC6E0" w14:textId="77777777" w:rsidR="00F803C3" w:rsidRDefault="00000000">
      <w:pPr>
        <w:spacing w:after="120" w:line="480" w:lineRule="auto"/>
        <w:jc w:val="both"/>
      </w:pPr>
      <w:r>
        <w:rPr>
          <w:rFonts w:eastAsia="Times New Roman"/>
        </w:rPr>
        <w:t xml:space="preserve">Hung, C.-L., &amp; Yang, Y. C. E. (2021). An agent-based modeling approach for water resources management under uncertainty. </w:t>
      </w:r>
      <w:r>
        <w:rPr>
          <w:rFonts w:eastAsia="Times New Roman"/>
          <w:i/>
          <w:iCs/>
        </w:rPr>
        <w:t>Water Resour. Res.</w:t>
      </w:r>
      <w:r>
        <w:rPr>
          <w:rFonts w:eastAsia="Times New Roman"/>
        </w:rPr>
        <w:t>, 57(10), e2021WR030519.</w:t>
      </w:r>
    </w:p>
    <w:p w14:paraId="46F08B0B" w14:textId="77777777" w:rsidR="00F803C3" w:rsidRDefault="00000000">
      <w:pPr>
        <w:spacing w:after="120" w:line="480" w:lineRule="auto"/>
        <w:jc w:val="both"/>
      </w:pPr>
      <w:r>
        <w:rPr>
          <w:rFonts w:eastAsia="Times New Roman"/>
        </w:rPr>
        <w:t xml:space="preserve">Ji, Z., et al. (2023). Survey of hallucination in natural language generation. </w:t>
      </w:r>
      <w:r>
        <w:rPr>
          <w:rFonts w:eastAsia="Times New Roman"/>
          <w:i/>
          <w:iCs/>
        </w:rPr>
        <w:t>ACM Comput. Surv.</w:t>
      </w:r>
      <w:r>
        <w:rPr>
          <w:rFonts w:eastAsia="Times New Roman"/>
        </w:rPr>
        <w:t>, 55(12), 1??8.</w:t>
      </w:r>
    </w:p>
    <w:p w14:paraId="1512EEA7" w14:textId="77777777" w:rsidR="00F803C3" w:rsidRDefault="00000000">
      <w:pPr>
        <w:spacing w:after="120" w:line="480" w:lineRule="auto"/>
        <w:jc w:val="both"/>
      </w:pPr>
      <w:r>
        <w:rPr>
          <w:rFonts w:eastAsia="Times New Roman"/>
        </w:rPr>
        <w:t xml:space="preserve">Jost, L. (2006). Entropy and diversity. </w:t>
      </w:r>
      <w:r>
        <w:rPr>
          <w:rFonts w:eastAsia="Times New Roman"/>
          <w:i/>
          <w:iCs/>
        </w:rPr>
        <w:t>Oikos</w:t>
      </w:r>
      <w:r>
        <w:rPr>
          <w:rFonts w:eastAsia="Times New Roman"/>
        </w:rPr>
        <w:t>, 113(2), 363??75.</w:t>
      </w:r>
    </w:p>
    <w:p w14:paraId="125A455A" w14:textId="77777777" w:rsidR="00F803C3" w:rsidRDefault="00000000">
      <w:pPr>
        <w:spacing w:after="120" w:line="480" w:lineRule="auto"/>
        <w:jc w:val="both"/>
      </w:pPr>
      <w:r>
        <w:rPr>
          <w:rFonts w:eastAsia="Times New Roman"/>
        </w:rPr>
        <w:t xml:space="preserve">Kanta, L., &amp; Zechman, E. (2014). Complex adaptive systems framework for urban water resources. </w:t>
      </w:r>
      <w:r>
        <w:rPr>
          <w:rFonts w:eastAsia="Times New Roman"/>
          <w:i/>
          <w:iCs/>
        </w:rPr>
        <w:t>J. Water Resour. Plan. Manag.</w:t>
      </w:r>
      <w:r>
        <w:rPr>
          <w:rFonts w:eastAsia="Times New Roman"/>
        </w:rPr>
        <w:t>, 140(1), 75??5.</w:t>
      </w:r>
    </w:p>
    <w:p w14:paraId="2C234884" w14:textId="77777777" w:rsidR="00F803C3" w:rsidRDefault="00000000">
      <w:pPr>
        <w:spacing w:after="120" w:line="480" w:lineRule="auto"/>
        <w:jc w:val="both"/>
      </w:pPr>
      <w:r>
        <w:rPr>
          <w:rFonts w:eastAsia="Times New Roman"/>
        </w:rPr>
        <w:t>Ollama (2024). Ollama: Run large language models locally. https://ollama.com</w:t>
      </w:r>
    </w:p>
    <w:p w14:paraId="60A1B9FB" w14:textId="77777777" w:rsidR="00F803C3" w:rsidRDefault="00000000">
      <w:pPr>
        <w:spacing w:after="120" w:line="480" w:lineRule="auto"/>
        <w:jc w:val="both"/>
      </w:pPr>
      <w:r>
        <w:rPr>
          <w:rFonts w:eastAsia="Times New Roman"/>
        </w:rPr>
        <w:t xml:space="preserve">Ouyang, L., et al. (2022). Training language models to follow instructions with human feedback. </w:t>
      </w:r>
      <w:r>
        <w:rPr>
          <w:rFonts w:eastAsia="Times New Roman"/>
          <w:i/>
          <w:iCs/>
        </w:rPr>
        <w:t>NeurIPS</w:t>
      </w:r>
      <w:r>
        <w:rPr>
          <w:rFonts w:eastAsia="Times New Roman"/>
        </w:rPr>
        <w:t>, 35, 27730??7744.</w:t>
      </w:r>
    </w:p>
    <w:p w14:paraId="3768BDB5" w14:textId="77777777" w:rsidR="00F803C3" w:rsidRDefault="00000000">
      <w:pPr>
        <w:spacing w:after="120" w:line="480" w:lineRule="auto"/>
        <w:jc w:val="both"/>
      </w:pPr>
      <w:r>
        <w:rPr>
          <w:rFonts w:eastAsia="Times New Roman"/>
        </w:rPr>
        <w:t xml:space="preserve">Park, J. S., et al. (2023). Generative agents: Interactive simulacra of human behavior. </w:t>
      </w:r>
      <w:r>
        <w:rPr>
          <w:rFonts w:eastAsia="Times New Roman"/>
          <w:i/>
          <w:iCs/>
        </w:rPr>
        <w:t>ACM UIST</w:t>
      </w:r>
      <w:r>
        <w:rPr>
          <w:rFonts w:eastAsia="Times New Roman"/>
        </w:rPr>
        <w:t>, 1??2.</w:t>
      </w:r>
    </w:p>
    <w:p w14:paraId="48429555" w14:textId="77777777" w:rsidR="00F803C3" w:rsidRDefault="00000000">
      <w:pPr>
        <w:spacing w:after="120" w:line="480" w:lineRule="auto"/>
        <w:jc w:val="both"/>
      </w:pPr>
      <w:r>
        <w:rPr>
          <w:rFonts w:eastAsia="Times New Roman"/>
        </w:rPr>
        <w:t xml:space="preserve">Rao, A. S., &amp; Georgeff, M. P. (1995). BDI agents: From theory to practice. </w:t>
      </w:r>
      <w:r>
        <w:rPr>
          <w:rFonts w:eastAsia="Times New Roman"/>
          <w:i/>
          <w:iCs/>
        </w:rPr>
        <w:t>Proc. 1st Int. Conf. Multi-Agent Syst.</w:t>
      </w:r>
      <w:r>
        <w:rPr>
          <w:rFonts w:eastAsia="Times New Roman"/>
        </w:rPr>
        <w:t>, 312??19.</w:t>
      </w:r>
    </w:p>
    <w:p w14:paraId="3D67A9C8" w14:textId="77777777" w:rsidR="00F803C3" w:rsidRDefault="00000000">
      <w:pPr>
        <w:spacing w:after="120" w:line="480" w:lineRule="auto"/>
        <w:jc w:val="both"/>
      </w:pPr>
      <w:r>
        <w:rPr>
          <w:rFonts w:eastAsia="Times New Roman"/>
        </w:rPr>
        <w:t xml:space="preserve">Rogers, R. W. (1975). A protection motivation theory of fear appeals and attitude change. </w:t>
      </w:r>
      <w:r>
        <w:rPr>
          <w:rFonts w:eastAsia="Times New Roman"/>
          <w:i/>
          <w:iCs/>
        </w:rPr>
        <w:t>The Journal of Psychology</w:t>
      </w:r>
      <w:r>
        <w:rPr>
          <w:rFonts w:eastAsia="Times New Roman"/>
        </w:rPr>
        <w:t>, 91(1), 93??14.</w:t>
      </w:r>
    </w:p>
    <w:p w14:paraId="4CE93792" w14:textId="77777777" w:rsidR="00F803C3" w:rsidRDefault="00000000">
      <w:pPr>
        <w:spacing w:after="120" w:line="480" w:lineRule="auto"/>
        <w:jc w:val="both"/>
      </w:pPr>
      <w:r>
        <w:rPr>
          <w:rFonts w:eastAsia="Times New Roman"/>
        </w:rPr>
        <w:lastRenderedPageBreak/>
        <w:t xml:space="preserve">Rogers, R. W. (1983). Cognitive and psychological processes in fear appeals and attitude change. In J. Cacioppo &amp; R. Petty (Eds.), </w:t>
      </w:r>
      <w:r>
        <w:rPr>
          <w:rFonts w:eastAsia="Times New Roman"/>
          <w:i/>
          <w:iCs/>
        </w:rPr>
        <w:t>Social Psychophysiology</w:t>
      </w:r>
      <w:r>
        <w:rPr>
          <w:rFonts w:eastAsia="Times New Roman"/>
        </w:rPr>
        <w:t xml:space="preserve"> (pp. 153??76). Guilford Press.</w:t>
      </w:r>
    </w:p>
    <w:p w14:paraId="2A05B4AE" w14:textId="77777777" w:rsidR="00F803C3" w:rsidRDefault="00000000">
      <w:pPr>
        <w:spacing w:after="120" w:line="480" w:lineRule="auto"/>
        <w:jc w:val="both"/>
      </w:pPr>
      <w:r>
        <w:rPr>
          <w:rFonts w:eastAsia="Times New Roman"/>
        </w:rPr>
        <w:t xml:space="preserve">Shannon, C. E. (1948). A mathematical theory of communication. </w:t>
      </w:r>
      <w:r>
        <w:rPr>
          <w:rFonts w:eastAsia="Times New Roman"/>
          <w:i/>
          <w:iCs/>
        </w:rPr>
        <w:t>Bell Syst. Tech. J.</w:t>
      </w:r>
      <w:r>
        <w:rPr>
          <w:rFonts w:eastAsia="Times New Roman"/>
        </w:rPr>
        <w:t>, 27(3), 379??23.</w:t>
      </w:r>
    </w:p>
    <w:p w14:paraId="37F14C7B" w14:textId="77777777" w:rsidR="00F803C3" w:rsidRDefault="00000000">
      <w:pPr>
        <w:spacing w:after="120" w:line="480" w:lineRule="auto"/>
        <w:jc w:val="both"/>
      </w:pPr>
      <w:r>
        <w:rPr>
          <w:rFonts w:eastAsia="Times New Roman"/>
        </w:rPr>
        <w:t xml:space="preserve">Shumailov, I., et al. (2024). AI models collapse when trained on recursively generated data. </w:t>
      </w:r>
      <w:r>
        <w:rPr>
          <w:rFonts w:eastAsia="Times New Roman"/>
          <w:i/>
          <w:iCs/>
        </w:rPr>
        <w:t>Nature</w:t>
      </w:r>
      <w:r>
        <w:rPr>
          <w:rFonts w:eastAsia="Times New Roman"/>
        </w:rPr>
        <w:t>, 631, 755??59.</w:t>
      </w:r>
    </w:p>
    <w:p w14:paraId="3F0FD949" w14:textId="77777777" w:rsidR="00F803C3" w:rsidRDefault="00000000">
      <w:pPr>
        <w:spacing w:after="120" w:line="480" w:lineRule="auto"/>
        <w:jc w:val="both"/>
      </w:pPr>
      <w:r>
        <w:rPr>
          <w:rFonts w:eastAsia="Times New Roman"/>
        </w:rPr>
        <w:t xml:space="preserve">Sivapalan, M., et al. (2012). Socio-hydrology: A new science of people and water. </w:t>
      </w:r>
      <w:r>
        <w:rPr>
          <w:rFonts w:eastAsia="Times New Roman"/>
          <w:i/>
          <w:iCs/>
        </w:rPr>
        <w:t>Hydrol. Process.</w:t>
      </w:r>
      <w:r>
        <w:rPr>
          <w:rFonts w:eastAsia="Times New Roman"/>
        </w:rPr>
        <w:t>, 26(8), 1270??276.</w:t>
      </w:r>
    </w:p>
    <w:p w14:paraId="5E0F8DC0" w14:textId="77777777" w:rsidR="00F803C3" w:rsidRDefault="00000000">
      <w:pPr>
        <w:spacing w:after="120" w:line="480" w:lineRule="auto"/>
        <w:jc w:val="both"/>
      </w:pPr>
      <w:r>
        <w:rPr>
          <w:rFonts w:eastAsia="Times New Roman"/>
        </w:rPr>
        <w:t xml:space="preserve">Touvron, H., et al. (2023). Llama 2: Open foundation and fine-tuned chat models. </w:t>
      </w:r>
      <w:r>
        <w:rPr>
          <w:rFonts w:eastAsia="Times New Roman"/>
          <w:i/>
          <w:iCs/>
        </w:rPr>
        <w:t>arXiv:2307.09288</w:t>
      </w:r>
      <w:r>
        <w:rPr>
          <w:rFonts w:eastAsia="Times New Roman"/>
        </w:rPr>
        <w:t>.</w:t>
      </w:r>
    </w:p>
    <w:p w14:paraId="15BDDC7D" w14:textId="77777777" w:rsidR="00F803C3" w:rsidRDefault="00000000">
      <w:pPr>
        <w:spacing w:after="120" w:line="480" w:lineRule="auto"/>
        <w:jc w:val="both"/>
      </w:pPr>
      <w:r>
        <w:rPr>
          <w:rFonts w:eastAsia="Times New Roman"/>
        </w:rPr>
        <w:t>U.S. Bureau of Reclamation (2012). Colorado River Simulation System (CRSS). Washington, DC.</w:t>
      </w:r>
    </w:p>
    <w:p w14:paraId="2FC063CE" w14:textId="77777777" w:rsidR="00F803C3" w:rsidRDefault="00000000">
      <w:pPr>
        <w:spacing w:after="120" w:line="480" w:lineRule="auto"/>
        <w:jc w:val="both"/>
      </w:pPr>
      <w:r>
        <w:rPr>
          <w:rFonts w:eastAsia="Times New Roman"/>
        </w:rPr>
        <w:t xml:space="preserve">Wei, J., et al. (2022). Chain-of-thought prompting elicits reasoning in large language models. </w:t>
      </w:r>
      <w:r>
        <w:rPr>
          <w:rFonts w:eastAsia="Times New Roman"/>
          <w:i/>
          <w:iCs/>
        </w:rPr>
        <w:t>NeurIPS</w:t>
      </w:r>
      <w:r>
        <w:rPr>
          <w:rFonts w:eastAsia="Times New Roman"/>
        </w:rPr>
        <w:t>, 35, 24824??4837.</w:t>
      </w:r>
    </w:p>
    <w:p w14:paraId="02C198C0" w14:textId="77777777" w:rsidR="00F803C3" w:rsidRDefault="00000000">
      <w:pPr>
        <w:spacing w:after="120" w:line="480" w:lineRule="auto"/>
        <w:jc w:val="both"/>
      </w:pPr>
      <w:r>
        <w:rPr>
          <w:rFonts w:eastAsia="Times New Roman"/>
        </w:rPr>
        <w:t xml:space="preserve">Yang, Y. C. E., et al. (2009). A decentralized optimization algorithm for multiagent system-based watershed management. </w:t>
      </w:r>
      <w:r>
        <w:rPr>
          <w:rFonts w:eastAsia="Times New Roman"/>
          <w:i/>
          <w:iCs/>
        </w:rPr>
        <w:t>Water Resour. Res.</w:t>
      </w:r>
      <w:r>
        <w:rPr>
          <w:rFonts w:eastAsia="Times New Roman"/>
        </w:rPr>
        <w:t>, 45(8), W08430.</w:t>
      </w:r>
    </w:p>
    <w:p>
      <w:r>
        <w:br w:type="page"/>
      </w:r>
    </w:p>
  </w:body>
</w:document>
</file>

<file path=word/endnotes.xml><?xml version="1.0" encoding="utf-8"?>
<w:end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endnote w:type="separator" w:id="-1">
    <w:p w14:paraId="5E4B7326" w14:textId="77777777" w:rsidR="00B33CED" w:rsidRDefault="00B33CED">
      <w:r>
        <w:separator/>
      </w:r>
    </w:p>
  </w:endnote>
  <w:endnote w:type="continuationSeparator" w:id="0">
    <w:p w14:paraId="3B9156A6" w14:textId="77777777" w:rsidR="00B33CED" w:rsidRDefault="00B33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760D672D" w14:textId="77777777" w:rsidR="00F803C3" w:rsidRDefault="00000000">
    <w:pPr>
      <w:jc w:val="center"/>
    </w:pPr>
    <w:r>
      <w:rPr>
        <w:rFonts w:eastAsia="Times New Roman"/>
        <w:sz w:val="18"/>
        <w:szCs w:val="18"/>
      </w:rPr>
      <w:t xml:space="preserve">Page </w:t>
    </w:r>
    <w:r>
      <w:rPr>
        <w:sz w:val="18"/>
        <w:szCs w:val="18"/>
      </w:rPr>
      <w:fldChar w:fldCharType="begin"/>
    </w:r>
    <w:r>
      <w:rPr>
        <w:rFonts w:eastAsia="Times New Roman"/>
        <w:sz w:val="18"/>
        <w:szCs w:val="18"/>
      </w:rPr>
      <w:instrText>PAGE</w:instrText>
    </w:r>
    <w:r>
      <w:rPr>
        <w:sz w:val="18"/>
        <w:szCs w:val="18"/>
      </w:rPr>
      <w:fldChar w:fldCharType="separate"/>
    </w:r>
    <w:r w:rsidR="00D7280E">
      <w:rPr>
        <w:noProof/>
        <w:sz w:val="18"/>
        <w:szCs w:val="18"/>
      </w:rPr>
      <w:t>1</w:t>
    </w:r>
    <w:r>
      <w:rPr>
        <w:sz w:val="18"/>
        <w:szCs w:val="18"/>
      </w:rPr>
      <w:fldChar w:fldCharType="end"/>
    </w:r>
    <w:r>
      <w:rPr>
        <w:rFonts w:eastAsia="Times New Roman"/>
        <w:sz w:val="18"/>
        <w:szCs w:val="18"/>
      </w:rPr>
      <w:t xml:space="preserve"> of </w:t>
    </w:r>
    <w:r>
      <w:rPr>
        <w:sz w:val="18"/>
        <w:szCs w:val="18"/>
      </w:rPr>
      <w:fldChar w:fldCharType="begin"/>
    </w:r>
    <w:r>
      <w:rPr>
        <w:rFonts w:eastAsia="Times New Roman"/>
        <w:sz w:val="18"/>
        <w:szCs w:val="18"/>
      </w:rPr>
      <w:instrText>NUMPAGES</w:instrText>
    </w:r>
    <w:r>
      <w:rPr>
        <w:sz w:val="18"/>
        <w:szCs w:val="18"/>
      </w:rPr>
      <w:fldChar w:fldCharType="separate"/>
    </w:r>
    <w:r w:rsidR="00D7280E">
      <w:rPr>
        <w:noProof/>
        <w:sz w:val="18"/>
        <w:szCs w:val="18"/>
      </w:rPr>
      <w:t>2</w:t>
    </w:r>
    <w:r>
      <w:rPr>
        <w:sz w:val="18"/>
        <w:szCs w:val="18"/>
      </w:rPr>
      <w:fldChar w:fldCharType="end"/>
    </w:r>
  </w:p>
</w:ftr>
</file>

<file path=word/footnotes.xml><?xml version="1.0" encoding="utf-8"?>
<w:footnotes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footnote w:type="separator" w:id="-1">
    <w:p w14:paraId="078880ED" w14:textId="77777777" w:rsidR="00B33CED" w:rsidRDefault="00B33CED">
      <w:r>
        <w:separator/>
      </w:r>
    </w:p>
  </w:footnote>
  <w:footnote w:type="continuationSeparator" w:id="0">
    <w:p w14:paraId="525E0C84" w14:textId="77777777" w:rsidR="00B33CED" w:rsidRDefault="00B33CED">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xmlns:wp14="http://schemas.microsoft.com/office/word/2010/wordprocessingDrawing" mc:Ignorable="w14 w15 w16se w16cid w16 w16cex w16sdtdh w16sdtfl w16du wp14">
  <w:p w14:paraId="6FD340E3" w14:textId="77777777" w:rsidR="00F803C3" w:rsidRDefault="00000000">
    <w:pPr>
      <w:jc w:val="right"/>
    </w:pPr>
    <w:r>
      <w:rPr>
        <w:rFonts w:eastAsia="Times New Roman"/>
        <w:i/>
        <w:iCs/>
        <w:color w:val="666666"/>
        <w:sz w:val="18"/>
        <w:szCs w:val="18"/>
      </w:rPr>
      <w:t>WAGF: Governance Framework for LLM-Driven Water ABMs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823C7"/>
    <w:multiLevelType w:val="hybridMultilevel"/>
    <w:tmpl w:val="B11AD508"/>
    <w:lvl w:ilvl="0" w:tplc="3970FB86">
      <w:start w:val="1"/>
      <w:numFmt w:val="bullet"/>
      <w:lvlText w:val="●"/>
      <w:lvlJc w:val="left"/>
      <w:pPr>
        <w:ind w:left="720" w:hanging="360"/>
      </w:pPr>
    </w:lvl>
    <w:lvl w:ilvl="1" w:tplc="00422D28">
      <w:start w:val="1"/>
      <w:numFmt w:val="bullet"/>
      <w:lvlText w:val="○"/>
      <w:lvlJc w:val="left"/>
      <w:pPr>
        <w:ind w:left="1440" w:hanging="360"/>
      </w:pPr>
    </w:lvl>
    <w:lvl w:ilvl="2" w:tplc="DA70A434">
      <w:start w:val="1"/>
      <w:numFmt w:val="bullet"/>
      <w:lvlText w:val="■"/>
      <w:lvlJc w:val="left"/>
      <w:pPr>
        <w:ind w:left="2160" w:hanging="360"/>
      </w:pPr>
    </w:lvl>
    <w:lvl w:ilvl="3" w:tplc="DCECEB04">
      <w:start w:val="1"/>
      <w:numFmt w:val="bullet"/>
      <w:lvlText w:val="●"/>
      <w:lvlJc w:val="left"/>
      <w:pPr>
        <w:ind w:left="2880" w:hanging="360"/>
      </w:pPr>
    </w:lvl>
    <w:lvl w:ilvl="4" w:tplc="B1F4684C">
      <w:start w:val="1"/>
      <w:numFmt w:val="bullet"/>
      <w:lvlText w:val="○"/>
      <w:lvlJc w:val="left"/>
      <w:pPr>
        <w:ind w:left="3600" w:hanging="360"/>
      </w:pPr>
    </w:lvl>
    <w:lvl w:ilvl="5" w:tplc="9716A71A">
      <w:start w:val="1"/>
      <w:numFmt w:val="bullet"/>
      <w:lvlText w:val="■"/>
      <w:lvlJc w:val="left"/>
      <w:pPr>
        <w:ind w:left="4320" w:hanging="360"/>
      </w:pPr>
    </w:lvl>
    <w:lvl w:ilvl="6" w:tplc="3F38940C">
      <w:start w:val="1"/>
      <w:numFmt w:val="bullet"/>
      <w:lvlText w:val="●"/>
      <w:lvlJc w:val="left"/>
      <w:pPr>
        <w:ind w:left="5040" w:hanging="360"/>
      </w:pPr>
    </w:lvl>
    <w:lvl w:ilvl="7" w:tplc="00702578">
      <w:start w:val="1"/>
      <w:numFmt w:val="bullet"/>
      <w:lvlText w:val="●"/>
      <w:lvlJc w:val="left"/>
      <w:pPr>
        <w:ind w:left="5760" w:hanging="360"/>
      </w:pPr>
    </w:lvl>
    <w:lvl w:ilvl="8" w:tplc="B65EB84E">
      <w:start w:val="1"/>
      <w:numFmt w:val="bullet"/>
      <w:lvlText w:val="●"/>
      <w:lvlJc w:val="left"/>
      <w:pPr>
        <w:ind w:left="6480" w:hanging="360"/>
      </w:pPr>
    </w:lvl>
  </w:abstractNum>
  <w:abstractNum w:abstractNumId="1" w15:restartNumberingAfterBreak="0">
    <w:nsid w:val="645E2819"/>
    <w:multiLevelType w:val="hybridMultilevel"/>
    <w:tmpl w:val="E78454A8"/>
    <w:lvl w:ilvl="0" w:tplc="47224EC0">
      <w:start w:val="1"/>
      <w:numFmt w:val="bullet"/>
      <w:lvlText w:val="•"/>
      <w:lvlJc w:val="left"/>
      <w:pPr>
        <w:ind w:left="720" w:hanging="360"/>
      </w:pPr>
    </w:lvl>
    <w:lvl w:ilvl="1" w:tplc="959E7586">
      <w:numFmt w:val="decimal"/>
      <w:lvlText w:val=""/>
      <w:lvlJc w:val="left"/>
    </w:lvl>
    <w:lvl w:ilvl="2" w:tplc="1B54D32A">
      <w:numFmt w:val="decimal"/>
      <w:lvlText w:val=""/>
      <w:lvlJc w:val="left"/>
    </w:lvl>
    <w:lvl w:ilvl="3" w:tplc="8A78B010">
      <w:numFmt w:val="decimal"/>
      <w:lvlText w:val=""/>
      <w:lvlJc w:val="left"/>
    </w:lvl>
    <w:lvl w:ilvl="4" w:tplc="EAB6EA96">
      <w:numFmt w:val="decimal"/>
      <w:lvlText w:val=""/>
      <w:lvlJc w:val="left"/>
    </w:lvl>
    <w:lvl w:ilvl="5" w:tplc="21AAF668">
      <w:numFmt w:val="decimal"/>
      <w:lvlText w:val=""/>
      <w:lvlJc w:val="left"/>
    </w:lvl>
    <w:lvl w:ilvl="6" w:tplc="9BAA4E22">
      <w:numFmt w:val="decimal"/>
      <w:lvlText w:val=""/>
      <w:lvlJc w:val="left"/>
    </w:lvl>
    <w:lvl w:ilvl="7" w:tplc="CF5C7D2C">
      <w:numFmt w:val="decimal"/>
      <w:lvlText w:val=""/>
      <w:lvlJc w:val="left"/>
    </w:lvl>
    <w:lvl w:ilvl="8" w:tplc="A1E43064">
      <w:numFmt w:val="decimal"/>
      <w:lvlText w:val=""/>
      <w:lvlJc w:val="left"/>
    </w:lvl>
  </w:abstractNum>
  <w:num w:numId="1" w16cid:durableId="2093818635">
    <w:abstractNumId w:val="0"/>
    <w:lvlOverride w:ilvl="0">
      <w:startOverride w:val="1"/>
    </w:lvlOverride>
  </w:num>
  <w:num w:numId="2" w16cid:durableId="800612555">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yu Chiou">
    <w15:presenceInfo w15:providerId="AD" w15:userId="S::wec324@lehigh.edu::a7fdf54d-91e1-4cc3-855a-6d6b513afb9b"/>
  </w15:person>
  <w15:person w15:author="Claude">
    <w15:presenceInfo w15:providerId="None" w15:userId="Claude"/>
  </w15:person>
</w15:people>
</file>

<file path=word/settings.xml><?xml version="1.0" encoding="utf-8"?>
<w:settings xmlns:mc="http://schemas.openxmlformats.org/markup-compatibility/2006" xmlns:ns2="http://schemas.openxmlformats.org/officeDocument/2006/math" xmlns:ns3="urn:schemas-microsoft-com:office:office" xmlns:ns4="urn:schemas-microsoft-com:vml"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16se w16cid w16 w16cex w16sdtdh w16sdtfl w16du">
  <w:zoom w:percent="134"/>
  <w:displayBackgroundShape/>
  <w:bordersDoNotSurroundHeader/>
  <w:bordersDoNotSurroundFooter/>
  <w:trackRevisions/>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9F63AB"/>
    <w:rsid w:val="001A623F"/>
    <w:rsid w:val="00B33CED"/>
    <w:rsid w:val="00D7280E"/>
    <w:rsid w:val="00F803C3"/>
    <w:rsid w:val="0A01D435"/>
    <w:rsid w:val="1937EF80"/>
    <w:rsid w:val="259F63AB"/>
    <w:rsid w:val="8434AB52"/>
    <w:rsid w:val="9E21DE22"/>
    <w:rsid w:val="A0920720"/>
    <w:rsid w:val="CB5E44CF"/>
    <w:rsid w:val="CF7DCF98"/>
    <w:rsid w:val="BE341ECD"/>
    <w:rsid w:val="E8F849E9"/>
    <w:rsid w:val="78D810E4"/>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ns3:shapedefaults ns4:ext="edit" spidmax="1026"/>
    <ns3:shapelayout ns4:ext="edit">
      <ns3:idmap ns4:ext="edit" data="1"/>
    </ns3:shapelayout>
  </w:shapeDefaults>
  <w:decimalSymbol w:val="."/>
  <w:listSeparator w:val=","/>
  <w14:docId w14:val="4D927A72"/>
  <w15:docId w15:val="{06CCC1A7-33B5-4603-99BA-173FF5ED8620}"/>
  <w:lnNumType w:countBy="1" w:start="1" w:distance="360" w:restart="newPag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40"/>
      <w:outlineLvl w:val="0"/>
    </w:pPr>
    <w:rPr>
      <w:rFonts w:eastAsia="Times New Roman"/>
      <w:b/>
      <w:bCs/>
      <w:sz w:val="28"/>
      <w:szCs w:val="28"/>
    </w:rPr>
  </w:style>
  <w:style w:type="paragraph" w:styleId="2">
    <w:name w:val="heading 2"/>
    <w:uiPriority w:val="9"/>
    <w:unhideWhenUsed/>
    <w:qFormat/>
    <w:pPr>
      <w:spacing w:before="240" w:after="120"/>
      <w:outlineLvl w:val="1"/>
    </w:pPr>
    <w:rPr>
      <w:rFonts w:eastAsia="Times New Roman"/>
      <w:b/>
      <w:bCs/>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paragraph" w:styleId="a9">
    <w:name w:val="Revision"/>
    <w:hidden/>
    <w:uiPriority w:val="99"/>
    <w:semiHidden/>
    <w:rsid w:val="00D72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4188</Words>
  <Characters>26135</Characters>
  <Application>Microsoft Office Word</Application>
  <DocSecurity>0</DocSecurity>
  <Lines>466</Lines>
  <Paragraphs>209</Paragraphs>
  <ScaleCrop>false</ScaleCrop>
  <Company/>
  <LinksUpToDate>false</LinksUpToDate>
  <CharactersWithSpaces>30114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Wenyu Chiou</cp:lastModifiedBy>
  <cp:revision>2</cp:revision>
  <dcterms:created xsi:type="dcterms:W3CDTF">2026-01-31T17:23:00Z</dcterms:created>
  <dcterms:modified xsi:type="dcterms:W3CDTF">2026-02-06T17:13:00Z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5796d120-5ede-4a6e-93db-a220ff2a1350</vt:lpwstr>
  </property>
</Properties>
</file>