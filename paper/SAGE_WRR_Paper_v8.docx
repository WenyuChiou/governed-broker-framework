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6B4013CC" w14:textId="77777777" w:rsidR="00F803C3" w:rsidRDefault="00000000">
      <w:pPr>
        <w:spacing w:after="120" w:line="480" w:lineRule="auto"/>
        <w:jc w:val="center"/>
      </w:pPr>
      <w:r>
        <w:t>WAGF: A Governance Framework for LLM-Driven Agent-Based Models of Human-Water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t>WAGF reduces feasibility hallucination (R_H) and rationality deviation (R_R) relative to ungoverned LLM agents, while preserving high behavioral diversity.</w:t>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rPr>
          <w:rFonts w:eastAsia="Times New Roman"/>
        </w:rPr>
        <w:t>Governance middleware transfers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offer a promising path toward cognitively realistic agent-based models (ABMs) for water resources planning, but unconstrained LLM agents produce physically impossible decisions, a phenomenon we term behavioral hallucination. We present WAGF (Water Agent Governance Framework), an open-source middleware that enforces domain-specific physical and institutional constraints on LLM-driven agents while preserving emergent behavioral diversity. WAGF implements three governance components: (1) a rule-based validator chain that rejects impossible actions, (2) a tiered cognitive memory system that encodes prior experience, and (3) a priority context builder that structures LLM prompts with domain knowledge. We introduce the Effective Behavioral Entropy (EBE) metric, defined as EBE = H_norm * (1 - R_H), which disentangles genuine decision diversity from hallucination-inflated entropy. In a flood adaptation case study (100 agents, 10 years, three Gemma 3 model sizes), ungoverned agents exhibit a 20.84% hallucination rate; WAGF-governed agents reduce this to 0.58-2.80% while maintaining higher effective diversity (EBE = 0.78-0.79). We demonstrate domain transferability through a Colorado River irrigation case study (78 districts, 42 years). The framework, metrics, and experiment code are available at [GitHub URL].</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t>Artificial intelligence language models can power virtual agents that make human-like decisions in water management simulations. However, without oversight, these agents make impossible choices, like buying flood insurance they already own or elevating a home that is already raised. We developed WAGF, a software layer that checks each agent's decision against physical and institutional rules before it takes effect, while still allowing agents to make diverse, realistic choices. We show that unchecked agents make impossible decisions 33% of the time, inflating the apparent diversity of their behavior. Our governance middleware eliminates these errors while preserving genuine decision-making variety.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 xml:space="preserve">Agent-based models (ABMs) are a core method for coupled human-water analysis, including flood adaptation and irrigation under scarcity (Aerts et al., 2018; Di Baldassarre et al., 2013; Hung &amp; Yang, 2021). In water resources practice, many ABMs encode behavior through predefined, theory-grounded rules and utility assumptions, which support interpretability and calibration but limit adaptive expressivity (Filatova et al., 2013; Berglund, 2015). Large language models (LLMs) provide a complementary pathway: language-driven agents that produce context-dependent behavioral responses and can provide richer heterogeneity than fixed-rule policies (Park et al., 2023; Gao et al., 2024).</w:t>
      </w:r>
    </w:p>
    <w:p w14:paraId="5DCCD49B" w14:textId="77777777" w:rsidR="00F803C3" w:rsidRDefault="00000000">
      <w:pPr>
        <w:spacing w:after="120" w:line="480" w:lineRule="auto"/>
        <w:ind w:firstLine="360"/>
        <w:jc w:val="both"/>
      </w:pPr>
      <w:r>
        <w:t xml:space="preserve">This opportunity introduces a governance challenge. Without explicit controls, LLM agents can produce physically infeasible actions (behavioral hallucination), economically incoherent actions (operationalized in Section 3 as economic hallucination), and state-inconsistent action patterns that are difficult to detect from prompts alone (Ji et al., 2023). In water ABMs, these failures include re-adopting already completed measures, violating legal allocation constraints, or repeatedly selecting extreme actions under incompatible system states. In our experiments, prompt-only steering was insufficient; feasibility checks and audit traces were required to avoid overestimating behavioral diversity from invalid actions.</w:t>
      </w:r>
    </w:p>
    <w:p w14:paraId="160515C1" w14:textId="77777777" w:rsidR="00F803C3" w:rsidRDefault="00000000">
      <w:pPr>
        <w:spacing w:after="120" w:line="480" w:lineRule="auto"/>
        <w:ind w:firstLine="360"/>
        <w:jc w:val="both"/>
      </w:pPr>
      <w:r>
        <w:t xml:space="preserve">This Technical Note addresses that gap with three contributions. First, it presents WAGF (Water Agent Governance Framework), an open-source governance framework that sits between LLM reasoning and simulation execution. WAGF integrates a rule-based validator chain, skill-level action contracts and proposal checks, retry-with-feedback control, and structured audit logging. Second, it introduces Effective Behavioral Entropy (EBE), a metric that separates genuine decision diversity from hallucination-inflated diversity. Third, it demonstrates transfer across two configured domains, household flood adaptation (100 agents, 10 years) and Colorado River irrigation management (78 districts, 42 years), showing that governance can enforce physical and institutional feasibility while preserving bounded, human-like behavioral variation.</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middleware between LLM reasoning and simulation state transition. The LLM layer proposes candidate actions, WAGF checks those proposals against explicit behavioral and feasibility constraints, and the execution layer applies only approved actions to the environment (Figure 1). WAGF does not generate domain decisions on behalf of agents and does not mutate environment state directly.</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rPr>
          <w:rFonts w:eastAsia="Times New Roman"/>
          <w:b/>
          <w:bCs/>
        </w:rPr>
        <w:t>Table 1. Cross-model governance effectiveness and detailed Gemma3-4B metrics in flood adaptation (100 agents, 10 years). Ungov. = Group A (raw LLM), WAGF = Group C (WAGF + human-centric memory). R_H = hallucination rate, EBE = Effective Behavioral Entropy. All models show &gt;86% hallucination reduction with governance.</w:t>
      </w:r>
      <w:r>
        <w:rPr>
          <w:rFonts w:eastAsia="Times New Roman"/>
        </w:rPr>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14:paraId="492886AC" w14:textId="77777777" w:rsidR="00F803C3" w:rsidRDefault="00000000">
            <w:pPr>
              <w:jc w:val="center"/>
            </w:pPr>
            <w:r>
              <w:rPr>
                <w:b/>
                <w:sz w:val="18"/>
              </w:rPr>
              <w:t>Ungov. R</w:t>
            </w:r>
            <w:r>
              <w:rPr>
                <w:b/>
                <w:sz w:val="18"/>
                <w:vertAlign w:val="subscript"/>
              </w:rPr>
              <w:t>H</w:t>
            </w:r>
            <w:r>
              <w:rPr>
                <w:b/>
                <w:sz w:val="18"/>
              </w:rPr>
              <w:t>(%)</w:t>
            </w:r>
          </w:p>
        </w:tc>
        <w:tc>
          <w:tcPr>
            <w:tcW w:w="1800" w:type="dxa"/>
            <w:shd w:val="clear" w:color="auto" w:fill="D9E2F3"/>
            <w:vAlign w:val="center"/>
          </w:tcPr>
          <w:p w14:paraId="32C346D5" w14:textId="77777777" w:rsidR="00F803C3" w:rsidRDefault="00000000">
            <w:pPr>
              <w:jc w:val="center"/>
            </w:pPr>
            <w:r>
              <w:rPr>
                <w:b/>
                <w:sz w:val="18"/>
              </w:rPr>
              <w:t>WAGF R</w:t>
            </w:r>
            <w:r>
              <w:rPr>
                <w:b/>
                <w:sz w:val="18"/>
                <w:vertAlign w:val="subscript"/>
              </w:rPr>
              <w:t>H</w:t>
            </w:r>
            <w:r>
              <w:rPr>
                <w:b/>
                <w:sz w:val="18"/>
              </w:rPr>
              <w:t>(%)</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20.84</w:t>
            </w:r>
          </w:p>
        </w:tc>
        <w:tc>
          <w:tcPr>
            <w:tcW w:w="1800" w:type="dxa"/>
            <w:vAlign w:val="center"/>
          </w:tcPr>
          <w:p>
            <w:r>
              <w:t>2.80</w:t>
            </w:r>
          </w:p>
        </w:tc>
        <w:tc>
          <w:tcPr>
            <w:tcW w:w="2000" w:type="dxa"/>
            <w:vAlign w:val="center"/>
          </w:tcPr>
          <w:p>
            <w:r>
              <w:t>86.6</w:t>
            </w:r>
          </w:p>
        </w:tc>
        <w:tc>
          <w:tcPr>
            <w:tcW w:w="2000" w:type="dxa"/>
            <w:vAlign w:val="center"/>
          </w:tcPr>
          <w:p>
            <w:r>
              <w:t>48.7</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9.71</w:t>
            </w:r>
          </w:p>
        </w:tc>
        <w:tc>
          <w:tcPr>
            <w:tcW w:w="1800" w:type="dxa"/>
            <w:vAlign w:val="center"/>
          </w:tcPr>
          <w:p>
            <w:r>
              <w:t>0.00</w:t>
            </w:r>
          </w:p>
        </w:tc>
        <w:tc>
          <w:tcPr>
            <w:tcW w:w="2000" w:type="dxa"/>
            <w:vAlign w:val="center"/>
          </w:tcPr>
          <w:p>
            <w:r>
              <w:t>100.0</w:t>
            </w:r>
          </w:p>
        </w:tc>
        <w:tc>
          <w:tcPr>
            <w:tcW w:w="2000" w:type="dxa"/>
            <w:vAlign w:val="center"/>
          </w:tcPr>
          <w:p>
            <w:r>
              <w:t>11.1</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8.70</w:t>
            </w:r>
          </w:p>
        </w:tc>
        <w:tc>
          <w:tcPr>
            <w:tcW w:w="1800" w:type="dxa"/>
            <w:vAlign w:val="center"/>
          </w:tcPr>
          <w:p>
            <w:r>
              <w:t>0.00</w:t>
            </w:r>
          </w:p>
        </w:tc>
        <w:tc>
          <w:tcPr>
            <w:tcW w:w="2000" w:type="dxa"/>
            <w:vAlign w:val="center"/>
          </w:tcPr>
          <w:p>
            <w:r>
              <w:t>100.0</w:t>
            </w:r>
          </w:p>
        </w:tc>
        <w:tc>
          <w:tcPr>
            <w:tcW w:w="2000" w:type="dxa"/>
            <w:vAlign w:val="center"/>
          </w:tcPr>
          <w:p>
            <w:r>
              <w:t>7.9</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13.82</w:t>
            </w:r>
          </w:p>
        </w:tc>
        <w:tc>
          <w:tcPr>
            <w:tcW w:w="1800" w:type="dxa"/>
            <w:vAlign w:val="center"/>
          </w:tcPr>
          <w:p>
            <w:r>
              <w:t>0.13</w:t>
            </w:r>
          </w:p>
        </w:tc>
        <w:tc>
          <w:tcPr>
            <w:tcW w:w="2000" w:type="dxa"/>
            <w:vAlign w:val="center"/>
          </w:tcPr>
          <w:p>
            <w:r>
              <w:t>99.1</w:t>
            </w:r>
          </w:p>
        </w:tc>
        <w:tc>
          <w:tcPr>
            <w:tcW w:w="2000" w:type="dxa"/>
            <w:vAlign w:val="center"/>
          </w:tcPr>
          <w:p>
            <w:r>
              <w:t>70.4</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11.99</w:t>
            </w:r>
          </w:p>
        </w:tc>
        <w:tc>
          <w:tcPr>
            <w:tcW w:w="1800" w:type="dxa"/>
            <w:vAlign w:val="center"/>
          </w:tcPr>
          <w:p>
            <w:r>
              <w:t>0.00</w:t>
            </w:r>
          </w:p>
        </w:tc>
        <w:tc>
          <w:tcPr>
            <w:tcW w:w="2000" w:type="dxa"/>
            <w:vAlign w:val="center"/>
          </w:tcPr>
          <w:p>
            <w:r>
              <w:t>100.0</w:t>
            </w:r>
          </w:p>
        </w:tc>
        <w:tc>
          <w:tcPr>
            <w:tcW w:w="2000" w:type="dxa"/>
            <w:vAlign w:val="center"/>
          </w:tcPr>
          <w:p>
            <w:r>
              <w:t>-5.0</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11.61</w:t>
            </w:r>
          </w:p>
        </w:tc>
        <w:tc>
          <w:tcPr>
            <w:tcW w:w="1800" w:type="dxa"/>
            <w:vAlign w:val="center"/>
          </w:tcPr>
          <w:p>
            <w:r>
              <w:t>0.00</w:t>
            </w:r>
          </w:p>
        </w:tc>
        <w:tc>
          <w:tcPr>
            <w:tcW w:w="2000" w:type="dxa"/>
            <w:vAlign w:val="center"/>
          </w:tcPr>
          <w:p>
            <w:r>
              <w:t>100.0</w:t>
            </w:r>
          </w:p>
        </w:tc>
        <w:tc>
          <w:tcPr>
            <w:tcW w:w="2000" w:type="dxa"/>
            <w:vAlign w:val="center"/>
          </w:tcPr>
          <w:p>
            <w:r>
              <w:t>67.8</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n_active          (1)</w:t>
      </w:r>
    </w:p>
    <w:p w14:paraId="51E4AFA6" w14:textId="77777777" w:rsidR="00F803C3" w:rsidRDefault="00000000">
      <w:pPr>
        <w:spacing w:after="120" w:line="480" w:lineRule="auto"/>
        <w:jc w:val="both"/>
      </w:pPr>
      <w:r>
        <w:t>R_R = n_think / n_active          (2)</w:t>
      </w:r>
    </w:p>
    <w:p w14:paraId="4D3349D9" w14:textId="77777777" w:rsidR="00F803C3" w:rsidRDefault="00000000">
      <w:pPr>
        <w:spacing w:before="120" w:after="120" w:line="480" w:lineRule="auto"/>
        <w:jc w:val="center"/>
      </w:pPr>
      <w:r>
        <w:t>R_H is the feasibility hallucination rate (decision-level identity/feasibility violations over active decisions), while R_R is the rationality-deviation rate (decision-level thinking-rule coherence violations over active decisions). These numerators are counted at decision level and are not equal to retry workload metrics (retry_rows, retry_sum). We define Effective Behavioral Entropy (EBE) as diversity adjusted by feasibility burden:</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t>We compare three governance configurations using Gemma 3 4B (Gemma Team, 2024) as the primary LLM: Group A (ungoverned; raw LLM output executed directly), Group B (WAGF governance with sliding-window memory), and Group C (WAGF governance with human-centric memory and priority context schema). All groups use identical initial agent profiles, flood sequences, and random seeds to isolate the effect of governance.</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household is counted as a feasibility violation (R_H channel). Rationality deviation is evaluated with thinking-rule coherence checks between appraisal and selected action (R_R channel). Both channels are computed at decision level over active decisions, while retry counters are reported separately as governance workload.</w:t>
      </w:r>
    </w:p>
    <w:p w14:paraId="1588D2D4" w14:textId="77777777" w:rsidR="00F803C3" w:rsidRDefault="1937EF80">
      <w:pPr>
        <w:spacing w:after="120" w:line="480" w:lineRule="auto"/>
        <w:ind w:firstLine="360"/>
        <w:jc w:val="both"/>
      </w:pPr>
      <w:r>
        <w:t>Using this definition, Group A exhibits a mean feasibility hallucination rate R_H of 20.84% across years 2-10, driven by redundant or infeasible proposals. Group B reduces R_H to 0.58% through governance intervention, while Group C yields 2.80% with governance plus human-centric memory. R_R is treated as a complementary coherence diagnostic derived from thinking-rule ERROR traces.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Ungoverned agents (Group A) show high raw entropy (mean H_norm = 0.664) that appears to indicate rich behavioral diversity, but EBE shows this diversity is feasibility-inflated: mean EBE = 0.526 (Equation 3). Governed agents maintain higher effective diversity (Group B: EBE = 0.785, Group C: EBE = 0.782) despite lower raw entropy, because identity-rule feasibility is enforced. By construction, EBE is adjusted by R_H and not by R_R.</w:t>
      </w:r>
    </w:p>
    <w:p w14:paraId="73B224E5" w14:textId="77777777" w:rsidR="00F803C3" w:rsidRDefault="00000000">
      <w:pPr>
        <w:spacing w:after="120" w:line="480" w:lineRule="auto"/>
        <w:ind w:firstLine="360"/>
        <w:jc w:val="both"/>
      </w:pPr>
      <w:r>
        <w:t>The most striking behavioral difference is relocation. Group A produces zero cumulative relocations: 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rPr>
          <w:b/>
          <w:sz w:val="20"/>
        </w:rPr>
        <w:t>Table 1 (continued). Detailed flood adaptation metrics for Gemma3 4B across three governance configurations (100 agents, 10 years). Values are mean over years 2??0.</w:t>
      </w:r>
      <w:r w:rsidR="1937EF80">
        <w:rPr>
          <w:i/>
          <w:sz w:val="20"/>
        </w:rPr>
      </w:r>
      <w:r w:rsidR="1937EF80">
        <w:rPr>
          <w:i/>
          <w:sz w:val="20"/>
        </w:rPr>
        <w:t>N = 898, 727, and 743 decisions for Groups A, B, and C respectively</w:t>
      </w:r>
      <w:r w:rsidR="1937EF80">
        <w:rPr>
          <w:i/>
          <w:sz w:val="20"/>
        </w:rPr>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14:paraId="002C7CFB" w14:textId="77777777" w:rsidR="00F803C3" w:rsidRDefault="00000000">
            <w:r>
              <w:rPr>
                <w:sz w:val="18"/>
              </w:rPr>
              <w:t>Hallucination Rate (RH)</w:t>
            </w:r>
          </w:p>
        </w:tc>
        <w:tc>
          <w:tcPr>
            <w:tcW w:w="2256" w:type="dxa"/>
          </w:tcPr>
          <w:p>
            <w:r>
              <w:t>20.84%</w:t>
            </w:r>
          </w:p>
        </w:tc>
        <w:tc>
          <w:tcPr>
            <w:tcW w:w="2256" w:type="dxa"/>
          </w:tcPr>
          <w:p>
            <w:r>
              <w:t>0.58%</w:t>
            </w:r>
          </w:p>
        </w:tc>
        <w:tc>
          <w:tcPr>
            <w:tcW w:w="2256" w:type="dxa"/>
          </w:tcPr>
          <w:p>
            <w:r>
              <w:t>2.80%</w:t>
            </w:r>
          </w:p>
        </w:tc>
      </w:tr>
      <w:tr w:rsidR="00F803C3" w14:paraId="3DBD30BA" w14:textId="77777777">
        <w:tblPrEx>
          <w:tblCellMar>
            <w:top w:w="0" w:type="dxa"/>
            <w:bottom w:w="0" w:type="dxa"/>
          </w:tblCellMar>
        </w:tblPrEx>
        <w:trPr>
          <w:jc w:val="center"/>
        </w:trPr>
        <w:tc>
          <w:tcPr>
            <w:tcW w:w="2256" w:type="dxa"/>
          </w:tcPr>
          <w:p w14:paraId="5A9E6F84" w14:textId="77777777" w:rsidR="00F803C3" w:rsidRDefault="00000000">
            <w:r>
              <w:rPr>
                <w:sz w:val="18"/>
              </w:rPr>
              <w:t>Total hallucinations</w:t>
            </w:r>
          </w:p>
        </w:tc>
        <w:tc>
          <w:tcPr>
            <w:tcW w:w="2256" w:type="dxa"/>
          </w:tcPr>
          <w:p>
            <w:r>
              <w:t>208</w:t>
            </w:r>
          </w:p>
        </w:tc>
        <w:tc>
          <w:tcPr>
            <w:tcW w:w="2256" w:type="dxa"/>
          </w:tcPr>
          <w:p>
            <w:r>
              <w:t>5</w:t>
            </w:r>
          </w:p>
        </w:tc>
        <w:tc>
          <w:tcPr>
            <w:tcW w:w="2256" w:type="dxa"/>
          </w:tcPr>
          <w:p>
            <w:r>
              <w:t>24</w:t>
            </w:r>
          </w:p>
        </w:tc>
      </w:tr>
      <w:tr w:rsidR="00F803C3" w14:paraId="2956E30D" w14:textId="77777777">
        <w:tblPrEx>
          <w:tblCellMar>
            <w:top w:w="0" w:type="dxa"/>
            <w:bottom w:w="0" w:type="dxa"/>
          </w:tblCellMar>
        </w:tblPrEx>
        <w:trPr>
          <w:jc w:val="center"/>
        </w:trPr>
        <w:tc>
          <w:tcPr>
            <w:tcW w:w="2256" w:type="dxa"/>
          </w:tcPr>
          <w:p w14:paraId="1E032C69" w14:textId="77777777" w:rsidR="00F803C3" w:rsidRDefault="00000000">
            <w:r>
              <w:rPr>
                <w:sz w:val="18"/>
              </w:rPr>
              <w:t>Raw Hnorm</w:t>
            </w:r>
          </w:p>
        </w:tc>
        <w:tc>
          <w:tcPr>
            <w:tcW w:w="2256" w:type="dxa"/>
          </w:tcPr>
          <w:p>
            <w:r>
              <w:t>0.664</w:t>
            </w:r>
          </w:p>
        </w:tc>
        <w:tc>
          <w:tcPr>
            <w:tcW w:w="2256" w:type="dxa"/>
          </w:tcPr>
          <w:p>
            <w:r>
              <w:t>0.790</w:t>
            </w:r>
          </w:p>
        </w:tc>
        <w:tc>
          <w:tcPr>
            <w:tcW w:w="2256" w:type="dxa"/>
          </w:tcPr>
          <w:p>
            <w:r>
              <w:t>0.804</w:t>
            </w:r>
          </w:p>
        </w:tc>
      </w:tr>
      <w:tr w:rsidR="00F803C3" w14:paraId="02EF981F" w14:textId="77777777">
        <w:tblPrEx>
          <w:tblCellMar>
            <w:top w:w="0" w:type="dxa"/>
            <w:bottom w:w="0" w:type="dxa"/>
          </w:tblCellMar>
        </w:tblPrEx>
        <w:trPr>
          <w:jc w:val="center"/>
        </w:trPr>
        <w:tc>
          <w:tcPr>
            <w:tcW w:w="2256" w:type="dxa"/>
          </w:tcPr>
          <w:p w14:paraId="0551455D" w14:textId="77777777" w:rsidR="00F803C3" w:rsidRDefault="00000000">
            <w:r>
              <w:rPr>
                <w:sz w:val="18"/>
              </w:rPr>
              <w:t>Corrected Hnorm</w:t>
            </w:r>
          </w:p>
        </w:tc>
        <w:tc>
          <w:tcPr>
            <w:tcW w:w="2256" w:type="dxa"/>
          </w:tcPr>
          <w:p>
            <w:r>
              <w:t>-</w:t>
            </w:r>
          </w:p>
        </w:tc>
        <w:tc>
          <w:tcPr>
            <w:tcW w:w="2256" w:type="dxa"/>
          </w:tcPr>
          <w:p>
            <w:r>
              <w:t>-</w:t>
            </w:r>
          </w:p>
        </w:tc>
        <w:tc>
          <w:tcPr>
            <w:tcW w:w="2256" w:type="dxa"/>
          </w:tcPr>
          <w:p>
            <w:r>
              <w:t>-</w:t>
            </w:r>
          </w:p>
        </w:tc>
      </w:tr>
      <w:tr w:rsidR="00F803C3" w14:paraId="4525F9D5" w14:textId="77777777">
        <w:tblPrEx>
          <w:tblCellMar>
            <w:top w:w="0" w:type="dxa"/>
            <w:bottom w:w="0" w:type="dxa"/>
          </w:tblCellMar>
        </w:tblPrEx>
        <w:trPr>
          <w:jc w:val="center"/>
        </w:trPr>
        <w:tc>
          <w:tcPr>
            <w:tcW w:w="2256" w:type="dxa"/>
          </w:tcPr>
          <w:p w14:paraId="3CAB8712" w14:textId="77777777" w:rsidR="00F803C3" w:rsidRDefault="00000000">
            <w:r>
              <w:rPr>
                <w:sz w:val="18"/>
              </w:rPr>
              <w:t>EBE</w:t>
            </w:r>
          </w:p>
        </w:tc>
        <w:tc>
          <w:tcPr>
            <w:tcW w:w="2256" w:type="dxa"/>
          </w:tcPr>
          <w:p>
            <w:r>
              <w:t>0.526</w:t>
            </w:r>
          </w:p>
        </w:tc>
        <w:tc>
          <w:tcPr>
            <w:tcW w:w="2256" w:type="dxa"/>
          </w:tcPr>
          <w:p>
            <w:r>
              <w:t>0.785</w:t>
            </w:r>
          </w:p>
        </w:tc>
        <w:tc>
          <w:tcPr>
            <w:tcW w:w="2256" w:type="dxa"/>
          </w:tcPr>
          <w:p>
            <w:r>
              <w:t>0.782</w:t>
            </w:r>
          </w:p>
        </w:tc>
      </w:tr>
      <w:tr w:rsidR="00F803C3" w14:paraId="78BD8F06" w14:textId="77777777">
        <w:tblPrEx>
          <w:tblCellMar>
            <w:top w:w="0" w:type="dxa"/>
            <w:bottom w:w="0" w:type="dxa"/>
          </w:tblCellMar>
        </w:tblPrEx>
        <w:trPr>
          <w:jc w:val="center"/>
        </w:trPr>
        <w:tc>
          <w:tcPr>
            <w:tcW w:w="2256" w:type="dxa"/>
          </w:tcPr>
          <w:p w14:paraId="5CEE374B" w14:textId="77777777" w:rsidR="00F803C3" w:rsidRDefault="00000000">
            <w:r>
              <w:rPr>
                <w:sz w:val="18"/>
              </w:rPr>
              <w:t>Relocated (Year 10)</w:t>
            </w:r>
          </w:p>
        </w:tc>
        <w:tc>
          <w:tcPr>
            <w:tcW w:w="2256" w:type="dxa"/>
          </w:tcPr>
          <w:p>
            <w:r>
              <w:t>0 / 100</w:t>
            </w:r>
          </w:p>
        </w:tc>
        <w:tc>
          <w:tcPr>
            <w:tcW w:w="2256" w:type="dxa"/>
          </w:tcPr>
          <w:p>
            <w:r>
              <w:t>32 / 100</w:t>
            </w:r>
          </w:p>
        </w:tc>
        <w:tc>
          <w:tcPr>
            <w:tcW w:w="2256" w:type="dxa"/>
          </w:tcPr>
          <w:p>
            <w:r>
              <w:t>37 / 100</w:t>
            </w:r>
          </w:p>
        </w:tc>
      </w:tr>
      <w:tr w:rsidR="00F803C3" w14:paraId="303FEB6D" w14:textId="77777777">
        <w:tblPrEx>
          <w:tblCellMar>
            <w:top w:w="0" w:type="dxa"/>
            <w:bottom w:w="0" w:type="dxa"/>
          </w:tblCellMar>
        </w:tblPrEx>
        <w:trPr>
          <w:jc w:val="center"/>
        </w:trPr>
        <w:tc>
          <w:tcPr>
            <w:tcW w:w="2256" w:type="dxa"/>
          </w:tcPr>
          <w:p w14:paraId="1B24C980" w14:textId="77777777" w:rsidR="00F803C3" w:rsidRDefault="00000000">
            <w:r>
              <w:rPr>
                <w:sz w:val="18"/>
              </w:rPr>
              <w:t>Active agents (Year 10)</w:t>
            </w:r>
          </w:p>
        </w:tc>
        <w:tc>
          <w:tcPr>
            <w:tcW w:w="2256" w:type="dxa"/>
          </w:tcPr>
          <w:p w14:paraId="6D52F1C3" w14:textId="77777777" w:rsidR="00F803C3" w:rsidRDefault="00000000">
            <w:pPr>
              <w:jc w:val="center"/>
            </w:pPr>
            <w:r>
              <w:rPr>
                <w:sz w:val="18"/>
              </w:rPr>
              <w:t>100</w:t>
            </w:r>
          </w:p>
        </w:tc>
        <w:tc>
          <w:tcPr>
            <w:tcW w:w="2256" w:type="dxa"/>
          </w:tcPr>
          <w:p w14:paraId="2211C3DF" w14:textId="77777777" w:rsidR="00F803C3" w:rsidRDefault="00000000">
            <w:pPr>
              <w:jc w:val="center"/>
            </w:pPr>
            <w:r>
              <w:rPr>
                <w:sz w:val="18"/>
              </w:rPr>
              <w:t>68</w:t>
            </w:r>
          </w:p>
        </w:tc>
        <w:tc>
          <w:tcPr>
            <w:tcW w:w="2256" w:type="dxa"/>
          </w:tcPr>
          <w:p w14:paraId="1E940992" w14:textId="77777777" w:rsidR="00F803C3" w:rsidRDefault="00000000">
            <w:pPr>
              <w:jc w:val="center"/>
            </w:pPr>
            <w:r>
              <w:rPr>
                <w:sz w:val="18"/>
              </w:rPr>
              <w:t>63</w:t>
            </w:r>
          </w:p>
        </w:tc>
      </w:tr>
    </w:tbl>
    <w:p w14:paraId="1F376FB8" w14:textId="77777777" w:rsidR="00F803C3" w:rsidRDefault="00000000">
      <w:r>
        <w:t>Pairwise tests (Mann-Whitney U): R_H: A vs B: U=92, p=0.002, d=2.47; A vs C: U=92.5, p=0.001, d=3.29. EBE: A vs B: U=22, p=0.038, d=0.61; A vs C: U=25, p=0.064, d=1.10. Omnibus R_H: KW=14.75, p&lt;0.001, eta=0.47; Omnibus EBE: KW=5.44, p=0.066. R_R is reported as a complementary audit-based coherence diagnostic and is not included in Equation (3).</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rsidR="BE341ECD">
        <w:t xml:space="preserve">To demonstrate domain transferability, we apply WAGF to irrigation demand management in the Colorado River Basin without modifying broker architecture. We instantiate 78 irrigation districts mapped one-to-one to CRSS diversion nodes (56 Upper Basin, 22 Lower Basin), simulated over 42 years (2019–2060) with CRSS PRISM precipitation projections (USBR, 2012). Three behavioral clusters derived from k-means analysis of calibrated FQL parameters (Hung and Yang, 2021) are mapped to LLM persona templates: Aggressive (large demand swings, low regret sensitivity), Forward-Looking Conservative (future-oriented, high regret sensitivity), and Myopic Conservative (status-quo biased, incremental adjustments). Agents select among five graduated skills (increase_large, increase_small, maintain_demand, decrease_small, decrease_large) through natural-language reasoning, while demand-change magnitude is independently sampled from cluster-parameterized Gaussian distributions at execution time—a hybrid agency design that separates qualitative strategic choice (LLM) from quantitative magnitude (code). Across flood and irrigation, the framework changes only in YAML-level artifacts: skill definitions, validator rules, appraisal constructs, and persona templates.</w:t>
      </w:r>
    </w:p>
    <w:p w:rsidR="BE341ECD" w:rsidRDefault="BE341ECD" w:rsidP="BE341ECD" w14:paraId="57ECC17F" w14:textId="218EF834">
      <w:pPr>
        <w:spacing w:after="120" w:line="480" w:lineRule="auto"/>
        <w:ind w:firstLine="360"/>
        <w:jc w:val="both"/>
        <w:rPr/>
      </w:pPr>
      <w:r w:rsidR="BE341ECD">
        <w:t xml:space="preserve">The irrigation domain introduces two extensions absent from the flood case. First, endogenous human–water coupling: agent demand decisions influence Lake Mead storage via an annual mass balance (SI Section S6), and the resulting elevation changes trigger USBR shortage tiers and curtailment ratios that constrain future decisions—creating a bidirectional feedback loop that the governance chain must mediate without hard-coded demand schedules. Second, a demand corridor bounds agent behavior between a per-agent floor (50% of water right; blocks over-conservation) and a basin-wide ceiling (6.0 MAF aggregate demand; blocks collective overshoot). This corridor is the institutional equivalent of the FQL reward function’s regret penalty: in reinforcement learning, over-demand is penalized through negative reward and agents self-regulate; in WAGF, the same equilibrium boundary is encoded as governance rules, reflecting how real-world administrative mechanisms (compacts, allocation limits) constrain behavior rather than relying on individual experiential learning alone.</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del w:id="0" w:author="Claude" w:date="2026-02-09T16:29:40Z" w16du:dateUtc="2026-02-09T16:29:40Z">
        <w:r w:rsidDel="78D810E4">
          <w:delText xml:space="preserve">In current production traces (78 agents, years 1–27), governance outcomes remain active throughout multi-decadal simulation: 58.9% of agent-year decisions are approved on first attempt, 19.5% succeed after retry-mediated correction, and 40.4% are ultimately rejected (with maintain_demand executed as fallback). Importantly, retry-mediated recovery indicates that governance interventions function as corrective mechanisms preserving agent execution continuity, not purely terminal filters. Intervention counts are reported as governance workload indicators; because one decision can induce multiple retry attempts, retry statistics are not interpreted as counts of unique violating agents.</w:delText>
        </w:r>
      </w:del>
      <w:ins w:id="1" w:author="Claude" w:date="2026-02-09T16:29:40Z" w16du:dateUtc="2026-02-09T16:29:40Z">
        <w:r w:rsidR="78D810E4">
          <w:t xml:space="preserve">Over the full 42-year production run (78 agents, 3,276 agent-year decisions), governance outcomes remain active throughout multi-decadal simulation: 37.7% of agent-year decisions are approved on first attempt, 22.4% succeed after retry-mediated correction, and 39.8% are ultimately rejected (with maintain_demand executed as fallback). Importantly, retry-mediated recovery indicates that governance interventions function as corrective mechanisms preserving agent execution continuity, not purely terminal filters. Over the 42-year horizon, aggregate demand averages 5.87 MAF/yr (1.00× CRSS baseline), with 88% of years within the ±10% reference corridor (Figure 3a). A cold-start transient (Y1–5) reflects zero-memory initialization; steady-state metrics (Y6–42: CoV 5.3%) exclude this period. Intervention counts are reported as governance workload indicators; because one decision can induce multiple retry attempts, retry statistics are not interpreted as counts of unique violating agents.</w:t>
        </w:r>
      </w:ins>
    </w:p>
    <w:p w:rsidR="BE341ECD" w:rsidRDefault="BE341ECD" w:rsidP="BE341ECD" w14:paraId="0FD43808" w14:textId="47E802C6">
      <w:pPr>
        <w:spacing w:after="120" w:line="480" w:lineRule="auto"/>
        <w:ind w:firstLine="360"/>
        <w:jc w:val="both"/>
        <w:rPr/>
      </w:pPr>
      <w:del w:id="2" w:author="Claude" w:date="2026-02-09T16:29:40Z" w16du:dateUtc="2026-02-09T16:29:40Z">
        <w:r w:rsidDel="78D810E4">
          <w:delText xml:space="preserve">Rule-frequency diagnostics reveal that intervention burden concentrates on hydrologically meaningful constraints. The most frequently triggered rule is demand_ceiling_stabilizer (n=923), followed by high_threat_high_cope_no_increase (n=701) and curtailment_awareness_check (n=177), indicating that governance increasingly enforces feasibility boundaries under chronic shortage conditions. Cluster differentiation remains visible in governed outcomes and is qualitatively consistent with original FQL cluster behavior (Hung and Yang, 2021, Figure 7). Despite high rejection pressure, approved-action diversity remains substantial: normalized entropy over five actions yields H_norm = 0.74, supporting the claim that WAGF constrains implausible behaviors without collapsing the behavioral repertoire.</w:delText>
        </w:r>
      </w:del>
      <w:ins w:id="3" w:author="Claude" w:date="2026-02-09T16:29:40Z" w16du:dateUtc="2026-02-09T16:29:40Z">
        <w:r w:rsidR="78D810E4">
          <w:t xml:space="preserve">Rule-frequency diagnostics reveal that intervention burden concentrates on hydrologically meaningful constraints. The most frequently triggered rule is demand_ceiling_stabilizer (n = 1,420), followed by high_threat_high_cope_no_increase (n = 1,180) and curtailment_awareness (n = 499), indicating that governance increasingly enforces feasibility boundaries under chronic shortage conditions. Cluster differentiation remains visible in governed outcomes and is qualitatively consistent with original FQL cluster behavior (Hung and Yang, 2021, Figure 7). Despite high rejection pressure, proposed-action diversity yields H_norm = 0.74 (normalized Shannon entropy over five skills); governance compression reduces executed diversity to H_norm = 0.39, reflecting governance-induced constraint narrowing under chronic shortage. This entropy reduction quantifies how governance rules narrow the feasible action space while preserving the behavioral repertoire at the proposal stage.</w:t>
        </w:r>
      </w:ins>
    </w:p>
    <w:p w:rsidR="BE341ECD" w:rsidRDefault="BE341ECD" w:rsidP="BE341ECD" w14:paraId="2A00E618" w14:textId="02C3F51C">
      <w:pPr>
        <w:spacing w:after="120" w:line="480" w:lineRule="auto"/>
        <w:ind w:firstLine="360"/>
        <w:jc w:val="both"/>
        <w:rPr/>
      </w:pPr>
      <w:del w:id="6" w:author="Claude" w:date="2026-02-09T16:29:40Z" w16du:dateUtc="2026-02-09T16:29:40Z">
        <w:r w:rsidDel="78D810E4">
          <w:delText xml:space="preserve">The irrigation case validates the metric framework introduced in Section 3. Infeasible proposals (e.g., increasing demand at allocation cap, decreasing below minimum utilization) contribute to feasibility hallucination rate R_H. Coherence failures that remain technically feasible (e.g., high scarcity assessment with high adaptive capacity selecting increase) are tracked as rationality deviation R_R through thinking-rule ERROR traces, enabling cross-domain comparison of governance performance without conflating infeasibility and bounded-rational behavior.</w:delText>
        </w:r>
      </w:del>
      <w:ins w:id="7" w:author="Claude" w:date="2026-02-09T16:29:40Z" w16du:dateUtc="2026-02-09T16:29:40Z">
        <w:r w:rsidR="78D810E4">
          <w:t xml:space="preserve">The irrigation case validates the metric framework introduced in Section 3. Infeasible proposals (e.g., increasing demand at allocation cap, decreasing below minimum utilization) contribute to feasibility hallucination rate R_H. Coherence failures that remain technically feasible (e.g., high scarcity assessment with high adaptive capacity selecting increase) are tracked as rationality deviation R_R through thinking-rule ERROR traces, enabling cross-domain comparison of governance performance without conflating infeasibility and bounded-rational behavior (Figure 3).</w:t>
        </w:r>
      </w:ins>
    </w:p>
    <w:p w14:paraId="0051CFE8" w14:textId="77777777" w:rsidR="CF7DCF98" w:rsidRDefault="CF7DCF98" w:rsidP="CF7DCF98">
      <w:pPr>
        <w:spacing w:after="120" w:line="480" w:lineRule="auto"/>
        <w:ind w:firstLine="360"/>
        <w:jc w:val="both"/>
      </w:pPr>
    </w:p>
    <w:p w14:paraId="5DA1A643" w14:textId="77777777" w:rsidR="CF7DCF98" w:rsidRDefault="CF7DCF98" w:rsidP="CF7DCF98">
      <w:pPr>
        <w:spacing w:after="120" w:line="480" w:lineRule="auto"/>
        <w:ind w:firstLine="360"/>
        <w:jc w:val="both"/>
      </w:pP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del w:id="4" w:author="Claude" w:date="2026-02-09T16:29:40Z" w16du:dateUtc="2026-02-09T16:29:40Z">
        <w:r w:rsidDel="78D810E4">
          <w:rPr>
            <w:rFonts w:eastAsia="Times New Roman"/>
            <w:i/>
            <w:iCs/>
            <w:color w:val="CC0000"/>
          </w:rPr>
          <w:delText xml:space="preserve">[FIGURE 4: Irrigation transfer diagnostics from production traces. (a) Governance outcome proportions by year (Approved, Retry-success, Rejected), (b) Top rule-trigger frequencies, (c) Approved action composition with normalized entropy. 78 CRSS districts, production traces v19-v20.]</w:delText>
        </w:r>
      </w:del>
      <w:ins w:id="5" w:author="Claude" w:date="2026-02-09T16:29:40Z" w16du:dateUtc="2026-02-09T16:29:40Z">
        <w:r w:rsidR="78D810E4">
          <w:rPr>
            <w:rFonts w:eastAsia="Times New Roman"/>
            <w:i/>
            <w:iCs/>
            <w:color w:val="CC0000"/>
          </w:rPr>
          <w:t xml:space="preserve">[Figure 3. Irrigation case study (78 agents, 42 years, gemma3:4b). (a) Annual aggregate demand vs CRSS baseline (dashed) with ±10% corridor (shaded). (b) Governance intervention outcomes: persistent ~60% intervention rate reflects structural bounded rationality requiring continuous governance constraint.]</w:t>
        </w:r>
      </w:ins>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hallucination burden (R_H). In Group A, raw H_norm averages 0.664, while EBE is 0.526 after feasibility correction, consistent with substantial infeasible proposal mass. This indicates that diversity estimates from LLM-ABM outputs can be inflated when feasibility is not accounted for. For this reason, we recommend reporting raw entropy, corrected entropy, and R_H together rather than raw entropy alone (Jost, 2006).</w:t>
      </w:r>
    </w:p>
    <w:p w14:paraId="19E8D2C6" w14:textId="77777777" w:rsidR="00F803C3" w:rsidRDefault="00000000">
      <w:pPr>
        <w:spacing w:after="120" w:line="480" w:lineRule="auto"/>
        <w:ind w:firstLine="360"/>
        <w:jc w:val="both"/>
      </w:pPr>
      <w:r>
        <w:t>Cross-model testing across Gemma 3 model sizes (4B, 12B, 27B) suggests that governance mitigates degenerate action concentration in ungoverned settings. In our runs, Gemma 3 12B under Group A shows high infeasible/degenerate behavior and near-zero EBE, whereas governed settings retain non-zero effective diversity. Under the Section 3 taxonomy, EBE tracks feasibility-adjusted diversity (R_H channel), while rationality/coherence deviations are tracked separately through R_R audit traces; these two diagnostics should be interpreted jointly rather than interchangeably (Gemma Team, 2024).</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del w:id="8" w:author="Claude" w:date="2026-02-09T16:29:40Z" w16du:dateUtc="2026-02-09T16:29:40Z">
        <w:r w:rsidDel="78D810E4">
          <w:delTex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delText>
        </w:r>
      </w:del>
      <w:ins w:id="9" w:author="Claude" w:date="2026-02-09T16:29:40Z" w16du:dateUtc="2026-02-09T16:29:40Z">
        <w:r w:rsidR="78D810E4">
          <w:t>Several limitations remain. First, primary results are based on single-seed runs; flood experiments use N=100 agents for within-run contrast, and irrigation results (78 agents, seed 42) have not been evaluated across alternative random seeds.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ins>
      <w:r w:rsidR="E8F849E9">
        <w:rPr>
          <w:rFonts w:cs="Times New Roman"/>
        </w:rPr>
        <w:t xml:space="preserve"> Sixth, the reflection mechanism provides agents with individual action-outcome feedback but not basin-level externalities; whether richer system-level feedback could reduce governance dependence with more capable LLMs remains untested.</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middleware for LLM-driven agent-based modeling of human-water systems, together with a feasibility-adjusted diversity metric (EBE). Across two domains, three conclusions are supported by the reported experiments.</w:t>
      </w:r>
    </w:p>
    <w:p w14:paraId="5FDBF738" w14:textId="77777777" w:rsidR="00F803C3" w:rsidRDefault="1937EF80">
      <w:pPr>
        <w:spacing w:after="120" w:line="480" w:lineRule="auto"/>
        <w:ind w:firstLine="360"/>
        <w:jc w:val="both"/>
      </w:pPr>
      <w:r>
        <w:t>First, infeasible proposal generation is a systematic risk in ungoverned settings. In the flood case, ungoverned agents show R_H = 20.84%, indicating persistent identity/feasibility violations that are not removed by fluent text generation alone.</w:t>
      </w:r>
    </w:p>
    <w:p w14:paraId="14A813A3" w14:textId="77777777" w:rsidR="259F63AB" w:rsidRDefault="259F63AB" w:rsidP="259F63AB">
      <w:pPr>
        <w:spacing w:after="120" w:line="480" w:lineRule="auto"/>
        <w:ind w:firstLine="360"/>
        <w:jc w:val="both"/>
        <w:rPr/>
      </w:pPr>
      <w:r>
        <w:t>Second, governance reduces both feasibility hallucination (R_H) and irrational behavior (R_R) while maintaining high behavioral diversity. Governed groups show higher EBE than the ungoverned baseline and substantially higher cumulative relocation in flood adaptation, indicating that governance removes infeasible/irrational mass without collapsing the action repertoire.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t>Hadjimichael, A., et al. (2020). Defining robustness for diverse stakeholder interests in institutionally complex river basins. Earth's Future,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sectPr w:rsidR="00F803C3">
      <w:headerReference w:type="default" ns3:id="rId7"/>
      <w:footerReference w:type="default" ns3:id="rId8"/>
      <w:pgSz w:w="11906" w:h="16838"/>
      <w:pgMar w:top="1440" w:right="1440" w:bottom="1440" w:left="1440" w:header="708" w:footer="708" w:gutter="0"/>
      <w:pgNumType w:start="1"/>
      <w:cols w:space="720"/>
      <w:docGrid w:linePitch="360"/>
    </w:sectPr>
  </w:body>
</w:document>
</file>

<file path=word/endnotes.xml><?xml version="1.0" encoding="utf-8"?>
<w:end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 w:val="78D810E4"/>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