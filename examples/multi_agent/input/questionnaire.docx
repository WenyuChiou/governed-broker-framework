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2883" w14:textId="53A76871" w:rsidR="001F1AE2" w:rsidRDefault="00300058" w:rsidP="00300058">
      <w:pPr>
        <w:spacing w:line="240" w:lineRule="auto"/>
        <w:jc w:val="center"/>
        <w:rPr>
          <w:rFonts w:ascii="Times New Roman" w:eastAsia="Times New Roman" w:hAnsi="Times New Roman" w:cs="Times New Roman"/>
          <w:b/>
          <w:color w:val="00B0F0"/>
          <w:sz w:val="24"/>
          <w:szCs w:val="24"/>
        </w:rPr>
      </w:pPr>
      <w:r>
        <w:rPr>
          <w:rFonts w:ascii="Times New Roman" w:hAnsi="Times New Roman" w:cs="Times New Roman" w:hint="eastAsia"/>
          <w:sz w:val="28"/>
        </w:rPr>
        <w:t>F</w:t>
      </w:r>
      <w:r w:rsidR="003E2E81">
        <w:rPr>
          <w:rFonts w:ascii="Times New Roman" w:eastAsia="Times New Roman" w:hAnsi="Times New Roman" w:cs="Times New Roman"/>
          <w:b/>
          <w:sz w:val="28"/>
          <w:szCs w:val="28"/>
        </w:rPr>
        <w:t>lood Adaptation Implementation Survey</w:t>
      </w:r>
    </w:p>
    <w:p w14:paraId="18F92884" w14:textId="77777777" w:rsidR="001F1AE2" w:rsidRDefault="003E2E81">
      <w:pPr>
        <w:spacing w:line="240" w:lineRule="auto"/>
        <w:rPr>
          <w:rFonts w:ascii="Times New Roman" w:eastAsia="Times New Roman" w:hAnsi="Times New Roman" w:cs="Times New Roman"/>
          <w:b/>
          <w:color w:val="00B0F0"/>
          <w:sz w:val="24"/>
          <w:szCs w:val="24"/>
        </w:rPr>
      </w:pPr>
      <w:r>
        <w:rPr>
          <w:rFonts w:ascii="Times New Roman" w:eastAsia="Times New Roman" w:hAnsi="Times New Roman" w:cs="Times New Roman"/>
          <w:b/>
          <w:color w:val="00B0F0"/>
          <w:sz w:val="24"/>
          <w:szCs w:val="24"/>
        </w:rPr>
        <w:t>Consent Form</w:t>
      </w:r>
    </w:p>
    <w:p w14:paraId="18F92885" w14:textId="593A3531" w:rsidR="001F1AE2" w:rsidRDefault="003E2E81" w:rsidP="0D28EAE2">
      <w:pPr>
        <w:spacing w:line="240" w:lineRule="auto"/>
        <w:ind w:firstLine="740"/>
        <w:jc w:val="both"/>
        <w:rPr>
          <w:rFonts w:ascii="Times New Roman" w:eastAsia="Times New Roman" w:hAnsi="Times New Roman" w:cs="Times New Roman"/>
          <w:sz w:val="24"/>
          <w:szCs w:val="24"/>
          <w:lang w:val="en-US"/>
        </w:rPr>
      </w:pPr>
      <w:bookmarkStart w:id="0" w:name="_heading=h.gjdgxs"/>
      <w:bookmarkEnd w:id="0"/>
      <w:r w:rsidRPr="0D28EAE2">
        <w:rPr>
          <w:rFonts w:ascii="Times New Roman" w:eastAsia="Times New Roman" w:hAnsi="Times New Roman" w:cs="Times New Roman"/>
          <w:sz w:val="24"/>
          <w:szCs w:val="24"/>
          <w:lang w:val="en-US"/>
        </w:rPr>
        <w:t>You have been chosen to participate in a research survey about flood risk and mitigation options being conducted by Professor Y. C. Ethan Yang from Lehigh University. The purpose of the study is to gather information about residents’ perceptions of flooding risk, and preferences for flood adaptation options (e.g., buying flood insurance, making home improvements, and relocation) that can be used to reduce potential flood losses. Your participation in the study will involve answering about 50 questions (including sub-questions) regarding your opinions about flooding. The estimated time to finish the survey is about 20 minutes.</w:t>
      </w:r>
    </w:p>
    <w:p w14:paraId="18F92886" w14:textId="77777777" w:rsidR="001F1AE2" w:rsidRDefault="003E2E81" w:rsidP="0D28EAE2">
      <w:pPr>
        <w:spacing w:line="240" w:lineRule="auto"/>
        <w:ind w:firstLine="740"/>
        <w:jc w:val="both"/>
        <w:rPr>
          <w:rFonts w:ascii="Times New Roman" w:eastAsia="Times New Roman" w:hAnsi="Times New Roman" w:cs="Times New Roman"/>
          <w:sz w:val="24"/>
          <w:szCs w:val="24"/>
          <w:lang w:val="en-US"/>
        </w:rPr>
      </w:pPr>
      <w:r w:rsidRPr="0D28EAE2">
        <w:rPr>
          <w:rFonts w:ascii="Times New Roman" w:eastAsia="Times New Roman" w:hAnsi="Times New Roman" w:cs="Times New Roman"/>
          <w:sz w:val="24"/>
          <w:szCs w:val="24"/>
          <w:lang w:val="en-US"/>
        </w:rPr>
        <w:t xml:space="preserve">There are no costs to you for participating nor do we anticipate any risks to you from participating in this study. The information you provide will help us understand the best way to integrate residents’ opinions into our computer models </w:t>
      </w:r>
      <w:proofErr w:type="gramStart"/>
      <w:r w:rsidRPr="0D28EAE2">
        <w:rPr>
          <w:rFonts w:ascii="Times New Roman" w:eastAsia="Times New Roman" w:hAnsi="Times New Roman" w:cs="Times New Roman"/>
          <w:sz w:val="24"/>
          <w:szCs w:val="24"/>
          <w:lang w:val="en-US"/>
        </w:rPr>
        <w:t>of</w:t>
      </w:r>
      <w:proofErr w:type="gramEnd"/>
      <w:r w:rsidRPr="0D28EAE2">
        <w:rPr>
          <w:rFonts w:ascii="Times New Roman" w:eastAsia="Times New Roman" w:hAnsi="Times New Roman" w:cs="Times New Roman"/>
          <w:sz w:val="24"/>
          <w:szCs w:val="24"/>
          <w:lang w:val="en-US"/>
        </w:rPr>
        <w:t xml:space="preserve"> flood risk. You will be compensated with the amount you agreed upon with Qualtrics before you entered the survey.</w:t>
      </w:r>
    </w:p>
    <w:p w14:paraId="18F92887" w14:textId="77777777" w:rsidR="001F1AE2" w:rsidRDefault="003E2E81" w:rsidP="0D28EAE2">
      <w:pPr>
        <w:spacing w:line="240" w:lineRule="auto"/>
        <w:ind w:firstLine="740"/>
        <w:jc w:val="both"/>
        <w:rPr>
          <w:rFonts w:ascii="Times New Roman" w:eastAsia="Times New Roman" w:hAnsi="Times New Roman" w:cs="Times New Roman"/>
          <w:sz w:val="24"/>
          <w:szCs w:val="24"/>
          <w:lang w:val="en-US"/>
        </w:rPr>
      </w:pPr>
      <w:r w:rsidRPr="0D28EAE2">
        <w:rPr>
          <w:rFonts w:ascii="Times New Roman" w:eastAsia="Times New Roman" w:hAnsi="Times New Roman" w:cs="Times New Roman"/>
          <w:sz w:val="24"/>
          <w:szCs w:val="24"/>
          <w:lang w:val="en-US"/>
        </w:rPr>
        <w:t xml:space="preserve">This survey is anonymous. Any data or answers to questions will remain confidential regarding your identity. Any information collected through this research project that personally identifies you will not be voluntarily released or disclosed without your separate consent, except as specifically required by law. Your decision whether to participate is voluntary. You may skip any questions that you are not comfortable answering and are free to withdraw from this survey at any time without jeopardizing your relationship with Lehigh University.  </w:t>
      </w:r>
    </w:p>
    <w:p w14:paraId="18F92888" w14:textId="77777777" w:rsidR="001F1AE2" w:rsidRDefault="003E2E81" w:rsidP="0D28EAE2">
      <w:pPr>
        <w:spacing w:line="240" w:lineRule="auto"/>
        <w:ind w:firstLine="740"/>
        <w:jc w:val="both"/>
        <w:rPr>
          <w:rFonts w:ascii="Times New Roman" w:eastAsia="Times New Roman" w:hAnsi="Times New Roman" w:cs="Times New Roman"/>
          <w:sz w:val="24"/>
          <w:szCs w:val="24"/>
          <w:lang w:val="en-US"/>
        </w:rPr>
      </w:pPr>
      <w:r w:rsidRPr="0D28EAE2">
        <w:rPr>
          <w:rFonts w:ascii="Times New Roman" w:eastAsia="Times New Roman" w:hAnsi="Times New Roman" w:cs="Times New Roman"/>
          <w:sz w:val="24"/>
          <w:szCs w:val="24"/>
          <w:lang w:val="en-US"/>
        </w:rPr>
        <w:t>If you have any questions about this study and want to know more, you may call Professor Y. C. Ethan Yang at (610) 758-5685. You may report problems that may result from your participation or direct questions regarding your rights as a subject in this study to Lehigh University’s Office of Research Integrity at (610) 758-2871 or inirb@lehigh.edu. All reports or correspondence will be kept confidential. You can print a hard copy of this form as a record or contact Professor Y. C. Ethan Yang for a hard copy.</w:t>
      </w:r>
    </w:p>
    <w:p w14:paraId="18F92889" w14:textId="77777777" w:rsidR="001F1AE2" w:rsidRDefault="003E2E81">
      <w:pPr>
        <w:spacing w:line="240" w:lineRule="auto"/>
        <w:ind w:firstLine="7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F9288A" w14:textId="77777777" w:rsidR="001F1AE2" w:rsidRDefault="003E2E81" w:rsidP="0D28EAE2">
      <w:pPr>
        <w:spacing w:line="240" w:lineRule="auto"/>
        <w:ind w:firstLine="740"/>
        <w:jc w:val="both"/>
        <w:rPr>
          <w:rFonts w:ascii="Times New Roman" w:eastAsia="Times New Roman" w:hAnsi="Times New Roman" w:cs="Times New Roman"/>
          <w:b/>
          <w:bCs/>
          <w:sz w:val="24"/>
          <w:szCs w:val="24"/>
          <w:lang w:val="en-US"/>
        </w:rPr>
      </w:pPr>
      <w:r w:rsidRPr="0D28EAE2">
        <w:rPr>
          <w:rFonts w:ascii="Times New Roman" w:eastAsia="Times New Roman" w:hAnsi="Times New Roman" w:cs="Times New Roman"/>
          <w:b/>
          <w:bCs/>
          <w:sz w:val="24"/>
          <w:szCs w:val="24"/>
          <w:lang w:val="en-US"/>
        </w:rPr>
        <w:t>To confirm that you have read and understood the foregoing information, that you have received answers to any questions you may have, and you consent to participate in the study, please select “Yes” below.</w:t>
      </w:r>
    </w:p>
    <w:p w14:paraId="18F9288B" w14:textId="77777777" w:rsidR="001F1AE2" w:rsidRDefault="003E2E81">
      <w:pPr>
        <w:spacing w:line="240" w:lineRule="auto"/>
        <w:ind w:firstLine="7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F9288C" w14:textId="77777777" w:rsidR="001F1AE2" w:rsidRDefault="003E2E81">
      <w:pPr>
        <w:spacing w:line="240" w:lineRule="auto"/>
        <w:ind w:left="740"/>
        <w:rPr>
          <w:rFonts w:ascii="Times New Roman" w:eastAsia="Times New Roman" w:hAnsi="Times New Roman" w:cs="Times New Roman"/>
          <w:sz w:val="24"/>
          <w:szCs w:val="24"/>
        </w:rPr>
      </w:pPr>
      <w:r>
        <w:rPr>
          <w:rFonts w:ascii="MS Mincho" w:eastAsia="MS Mincho" w:hAnsi="MS Mincho" w:cs="MS Mincho"/>
          <w:color w:val="A6A6A6"/>
          <w:sz w:val="24"/>
          <w:szCs w:val="24"/>
        </w:rPr>
        <w:t>◯</w:t>
      </w:r>
      <w:r>
        <w:rPr>
          <w:rFonts w:ascii="Times New Roman" w:eastAsia="Times New Roman" w:hAnsi="Times New Roman" w:cs="Times New Roman"/>
          <w:sz w:val="24"/>
          <w:szCs w:val="24"/>
        </w:rPr>
        <w:t xml:space="preserve"> Yes</w:t>
      </w:r>
    </w:p>
    <w:p w14:paraId="18F9288D" w14:textId="77777777" w:rsidR="001F1AE2" w:rsidRDefault="003E2E81">
      <w:pPr>
        <w:spacing w:line="240" w:lineRule="auto"/>
        <w:ind w:left="740"/>
        <w:rPr>
          <w:rFonts w:ascii="Times New Roman" w:eastAsia="Times New Roman" w:hAnsi="Times New Roman" w:cs="Times New Roman"/>
          <w:sz w:val="24"/>
          <w:szCs w:val="24"/>
        </w:rPr>
      </w:pPr>
      <w:r>
        <w:rPr>
          <w:rFonts w:ascii="MS Mincho" w:eastAsia="MS Mincho" w:hAnsi="MS Mincho" w:cs="MS Mincho"/>
          <w:color w:val="A6A6A6"/>
          <w:sz w:val="24"/>
          <w:szCs w:val="24"/>
        </w:rPr>
        <w:t>◯</w:t>
      </w:r>
      <w:r>
        <w:rPr>
          <w:rFonts w:ascii="Times New Roman" w:eastAsia="Times New Roman" w:hAnsi="Times New Roman" w:cs="Times New Roman"/>
          <w:sz w:val="24"/>
          <w:szCs w:val="24"/>
        </w:rPr>
        <w:t xml:space="preserve"> No</w:t>
      </w:r>
    </w:p>
    <w:p w14:paraId="18F9288E" w14:textId="77777777" w:rsidR="001F1AE2" w:rsidRDefault="003E2E8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F9288F" w14:textId="77777777" w:rsidR="001F1AE2" w:rsidRDefault="003E2E81">
      <w:pPr>
        <w:spacing w:line="240" w:lineRule="auto"/>
        <w:rPr>
          <w:rFonts w:ascii="Times New Roman" w:eastAsia="Times New Roman" w:hAnsi="Times New Roman" w:cs="Times New Roman"/>
          <w:b/>
          <w:color w:val="00B0F0"/>
          <w:sz w:val="24"/>
          <w:szCs w:val="24"/>
        </w:rPr>
      </w:pPr>
      <w:r>
        <w:br w:type="page"/>
      </w:r>
    </w:p>
    <w:p w14:paraId="18F92890" w14:textId="77777777" w:rsidR="001F1AE2" w:rsidRDefault="003E2E81">
      <w:pPr>
        <w:numPr>
          <w:ilvl w:val="0"/>
          <w:numId w:val="1"/>
        </w:numPr>
        <w:pBdr>
          <w:top w:val="nil"/>
          <w:left w:val="nil"/>
          <w:bottom w:val="nil"/>
          <w:right w:val="nil"/>
          <w:between w:val="nil"/>
        </w:pBdr>
        <w:rPr>
          <w:rFonts w:ascii="Times New Roman" w:eastAsia="Times New Roman" w:hAnsi="Times New Roman" w:cs="Times New Roman"/>
          <w:b/>
          <w:color w:val="C0504D"/>
          <w:sz w:val="28"/>
          <w:szCs w:val="28"/>
        </w:rPr>
      </w:pPr>
      <w:r>
        <w:rPr>
          <w:rFonts w:ascii="Times New Roman" w:eastAsia="Times New Roman" w:hAnsi="Times New Roman" w:cs="Times New Roman"/>
          <w:b/>
          <w:color w:val="C0504D"/>
          <w:sz w:val="28"/>
          <w:szCs w:val="28"/>
        </w:rPr>
        <w:lastRenderedPageBreak/>
        <w:t>Social and environmental context</w:t>
      </w:r>
    </w:p>
    <w:p w14:paraId="18F92891" w14:textId="77777777" w:rsidR="001F1AE2" w:rsidRDefault="003E2E81">
      <w:pPr>
        <w:rPr>
          <w:rFonts w:ascii="Times New Roman" w:eastAsia="Times New Roman" w:hAnsi="Times New Roman" w:cs="Times New Roman"/>
        </w:rPr>
      </w:pPr>
      <w:r>
        <w:rPr>
          <w:rFonts w:ascii="Times New Roman" w:eastAsia="Times New Roman" w:hAnsi="Times New Roman" w:cs="Times New Roman"/>
          <w:b/>
          <w:color w:val="00B0F0"/>
          <w:sz w:val="24"/>
          <w:szCs w:val="24"/>
        </w:rPr>
        <w:t>Part I. Housing Status</w:t>
      </w:r>
    </w:p>
    <w:tbl>
      <w:tblPr>
        <w:tblW w:w="9356"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620"/>
        <w:gridCol w:w="7736"/>
      </w:tblGrid>
      <w:tr w:rsidR="00615433" w:rsidRPr="00032A33" w14:paraId="18F92895" w14:textId="77777777" w:rsidTr="00615433">
        <w:trPr>
          <w:trHeight w:val="290"/>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18F92892" w14:textId="49AD0837" w:rsidR="00615433" w:rsidRPr="00032A33" w:rsidRDefault="00615433" w:rsidP="00214167">
            <w:pPr>
              <w:spacing w:line="240" w:lineRule="auto"/>
              <w:jc w:val="center"/>
              <w:rPr>
                <w:rFonts w:ascii="Times New Roman" w:eastAsia="Times New Roman" w:hAnsi="Times New Roman" w:cs="Times New Roman"/>
                <w:b/>
                <w:sz w:val="24"/>
                <w:szCs w:val="24"/>
                <w:highlight w:val="white"/>
              </w:rPr>
            </w:pPr>
            <w:bookmarkStart w:id="1" w:name="_heading=h.30j0zll" w:colFirst="0" w:colLast="0"/>
            <w:bookmarkEnd w:id="1"/>
            <w:r w:rsidRPr="00032A33">
              <w:rPr>
                <w:rFonts w:ascii="Times New Roman" w:eastAsia="Times New Roman" w:hAnsi="Times New Roman" w:cs="Times New Roman"/>
                <w:b/>
                <w:sz w:val="24"/>
                <w:szCs w:val="24"/>
                <w:highlight w:val="white"/>
              </w:rPr>
              <w:t>Question 1.</w:t>
            </w:r>
          </w:p>
          <w:p w14:paraId="18F92893" w14:textId="28202DD5" w:rsidR="00615433" w:rsidRPr="00032A33" w:rsidRDefault="00615433" w:rsidP="00214167">
            <w:pPr>
              <w:spacing w:line="240" w:lineRule="auto"/>
              <w:jc w:val="cente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18F92894" w14:textId="77777777" w:rsidR="00615433" w:rsidRPr="00032A33" w:rsidRDefault="00615433">
            <w:pPr>
              <w:spacing w:line="240" w:lineRule="auto"/>
              <w:rPr>
                <w:rFonts w:ascii="Times New Roman" w:eastAsia="Times New Roman" w:hAnsi="Times New Roman" w:cs="Times New Roman"/>
                <w:b/>
                <w:sz w:val="24"/>
                <w:szCs w:val="24"/>
              </w:rPr>
            </w:pPr>
            <w:r w:rsidRPr="00032A33">
              <w:rPr>
                <w:rFonts w:ascii="Times New Roman" w:eastAsia="Times New Roman" w:hAnsi="Times New Roman" w:cs="Times New Roman"/>
                <w:b/>
                <w:sz w:val="24"/>
                <w:szCs w:val="24"/>
              </w:rPr>
              <w:t>Which type of house do you currently live in?</w:t>
            </w:r>
          </w:p>
        </w:tc>
      </w:tr>
      <w:tr w:rsidR="00615433" w:rsidRPr="00032A33" w14:paraId="18F9289C" w14:textId="77777777" w:rsidTr="00615433">
        <w:trPr>
          <w:trHeight w:val="1173"/>
        </w:trPr>
        <w:tc>
          <w:tcPr>
            <w:tcW w:w="1620" w:type="dxa"/>
            <w:vMerge/>
            <w:tcMar>
              <w:top w:w="0" w:type="dxa"/>
              <w:left w:w="100" w:type="dxa"/>
              <w:bottom w:w="0" w:type="dxa"/>
              <w:right w:w="100" w:type="dxa"/>
            </w:tcMar>
          </w:tcPr>
          <w:p w14:paraId="18F92896" w14:textId="33B177D3" w:rsidR="00615433" w:rsidRPr="00032A33" w:rsidRDefault="00615433" w:rsidP="00214167">
            <w:pPr>
              <w:widowControl w:val="0"/>
              <w:pBdr>
                <w:top w:val="nil"/>
                <w:left w:val="nil"/>
                <w:bottom w:val="nil"/>
                <w:right w:val="nil"/>
                <w:between w:val="nil"/>
              </w:pBdr>
              <w:jc w:val="cente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18F92897" w14:textId="77777777" w:rsidR="00615433" w:rsidRPr="00032A33" w:rsidRDefault="00615433">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MS Mincho" w:hAnsi="Times New Roman" w:cs="Times New Roman"/>
                <w:color w:val="A6A6A6"/>
                <w:sz w:val="24"/>
                <w:szCs w:val="24"/>
              </w:rPr>
              <w:t xml:space="preserve"> </w:t>
            </w:r>
            <w:r w:rsidRPr="00032A33">
              <w:rPr>
                <w:rFonts w:ascii="Times New Roman" w:eastAsia="Times New Roman" w:hAnsi="Times New Roman" w:cs="Times New Roman"/>
                <w:sz w:val="24"/>
                <w:szCs w:val="24"/>
              </w:rPr>
              <w:t>Single-family Dwelling</w:t>
            </w:r>
          </w:p>
          <w:p w14:paraId="18F92898" w14:textId="77777777" w:rsidR="00615433" w:rsidRPr="00032A33" w:rsidRDefault="00615433">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MS Mincho" w:hAnsi="Times New Roman" w:cs="Times New Roman"/>
                <w:color w:val="A6A6A6"/>
                <w:sz w:val="24"/>
                <w:szCs w:val="24"/>
              </w:rPr>
              <w:t xml:space="preserve"> </w:t>
            </w:r>
            <w:r w:rsidRPr="00032A33">
              <w:rPr>
                <w:rFonts w:ascii="Times New Roman" w:eastAsia="Times New Roman" w:hAnsi="Times New Roman" w:cs="Times New Roman"/>
                <w:sz w:val="24"/>
                <w:szCs w:val="24"/>
              </w:rPr>
              <w:t>Multi-family Building</w:t>
            </w:r>
          </w:p>
          <w:p w14:paraId="18F92899" w14:textId="78487C04" w:rsidR="00615433" w:rsidRPr="00032A33" w:rsidRDefault="00615433">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hAnsi="Times New Roman" w:cs="Times New Roman"/>
                <w:color w:val="A6A6A6"/>
                <w:sz w:val="24"/>
                <w:szCs w:val="24"/>
              </w:rPr>
              <w:t xml:space="preserve"> </w:t>
            </w:r>
            <w:r w:rsidRPr="00032A33">
              <w:rPr>
                <w:rFonts w:ascii="Times New Roman" w:eastAsia="Times New Roman" w:hAnsi="Times New Roman" w:cs="Times New Roman"/>
                <w:sz w:val="24"/>
                <w:szCs w:val="24"/>
              </w:rPr>
              <w:t>Residential Condominium Building</w:t>
            </w:r>
          </w:p>
          <w:p w14:paraId="18F9289A" w14:textId="0FCAAB6E" w:rsidR="00615433" w:rsidRPr="00032A33" w:rsidRDefault="00615433">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Mobile home</w:t>
            </w:r>
          </w:p>
          <w:p w14:paraId="18F9289B" w14:textId="6D1F45BE" w:rsidR="00615433" w:rsidRPr="00032A33" w:rsidRDefault="00615433">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Other:</w:t>
            </w:r>
            <w:r w:rsidRPr="00032A33">
              <w:rPr>
                <w:rFonts w:ascii="Times New Roman" w:eastAsia="Times New Roman" w:hAnsi="Times New Roman" w:cs="Times New Roman"/>
                <w:color w:val="333333"/>
                <w:sz w:val="24"/>
                <w:szCs w:val="24"/>
                <w:highlight w:val="white"/>
              </w:rPr>
              <w:t xml:space="preserve"> ______________</w:t>
            </w:r>
          </w:p>
        </w:tc>
      </w:tr>
      <w:tr w:rsidR="00615433" w:rsidRPr="00032A33" w14:paraId="3D89D2FD" w14:textId="77777777" w:rsidTr="00615433">
        <w:trPr>
          <w:trHeight w:val="305"/>
        </w:trPr>
        <w:tc>
          <w:tcPr>
            <w:tcW w:w="1620" w:type="dxa"/>
            <w:tcBorders>
              <w:top w:val="nil"/>
              <w:left w:val="nil"/>
              <w:bottom w:val="nil"/>
              <w:right w:val="nil"/>
            </w:tcBorders>
            <w:shd w:val="clear" w:color="auto" w:fill="auto"/>
            <w:tcMar>
              <w:top w:w="0" w:type="dxa"/>
              <w:left w:w="100" w:type="dxa"/>
              <w:bottom w:w="0" w:type="dxa"/>
              <w:right w:w="100" w:type="dxa"/>
            </w:tcMar>
          </w:tcPr>
          <w:p w14:paraId="475E7E1A" w14:textId="2DF6CEEF" w:rsidR="00615433" w:rsidRPr="00032A33" w:rsidRDefault="00615433" w:rsidP="00214167">
            <w:pPr>
              <w:widowControl w:val="0"/>
              <w:pBdr>
                <w:top w:val="nil"/>
                <w:left w:val="nil"/>
                <w:bottom w:val="nil"/>
                <w:right w:val="nil"/>
                <w:between w:val="nil"/>
              </w:pBdr>
              <w:jc w:val="cente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2A493C76" w14:textId="18C9B564" w:rsidR="00615433" w:rsidRDefault="00615433" w:rsidP="0D28EAE2">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 xml:space="preserve">This question provides information about </w:t>
            </w:r>
            <w:r w:rsidRPr="0D28EAE2">
              <w:rPr>
                <w:rFonts w:ascii="Times New Roman" w:hAnsi="Times New Roman" w:cs="Times New Roman"/>
                <w:b/>
                <w:bCs/>
                <w:sz w:val="24"/>
                <w:szCs w:val="24"/>
                <w:lang w:val="en-US"/>
              </w:rPr>
              <w:t>social vulnerability</w:t>
            </w:r>
            <w:r w:rsidRPr="0D28EAE2">
              <w:rPr>
                <w:rFonts w:ascii="Times New Roman" w:hAnsi="Times New Roman" w:cs="Times New Roman"/>
                <w:sz w:val="24"/>
                <w:szCs w:val="24"/>
                <w:lang w:val="en-US"/>
              </w:rPr>
              <w:t xml:space="preserve">. </w:t>
            </w:r>
          </w:p>
          <w:p w14:paraId="062D1614" w14:textId="77777777" w:rsidR="00615433" w:rsidRDefault="00615433" w:rsidP="00630C7C">
            <w:pPr>
              <w:spacing w:line="240" w:lineRule="auto"/>
              <w:jc w:val="both"/>
              <w:rPr>
                <w:rFonts w:ascii="Times New Roman" w:hAnsi="Times New Roman" w:cs="Times New Roman"/>
                <w:sz w:val="24"/>
                <w:szCs w:val="24"/>
              </w:rPr>
            </w:pPr>
          </w:p>
          <w:p w14:paraId="0F1897F2" w14:textId="5C25F983" w:rsidR="00615433" w:rsidRPr="00032A33" w:rsidRDefault="00615433" w:rsidP="0D28EAE2">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 xml:space="preserve">The households who live in mobile </w:t>
            </w:r>
            <w:proofErr w:type="gramStart"/>
            <w:r w:rsidRPr="0D28EAE2">
              <w:rPr>
                <w:rFonts w:ascii="Times New Roman" w:hAnsi="Times New Roman" w:cs="Times New Roman"/>
                <w:sz w:val="24"/>
                <w:szCs w:val="24"/>
                <w:lang w:val="en-US"/>
              </w:rPr>
              <w:t>home</w:t>
            </w:r>
            <w:proofErr w:type="gramEnd"/>
            <w:r w:rsidRPr="0D28EAE2">
              <w:rPr>
                <w:rFonts w:ascii="Times New Roman" w:hAnsi="Times New Roman" w:cs="Times New Roman"/>
                <w:sz w:val="24"/>
                <w:szCs w:val="24"/>
                <w:lang w:val="en-US"/>
              </w:rPr>
              <w:t xml:space="preserve"> are classified the communities with high social vulnerability because they often force to leave when floods come.</w:t>
            </w:r>
          </w:p>
        </w:tc>
      </w:tr>
      <w:tr w:rsidR="00615433" w:rsidRPr="00032A33" w14:paraId="18F928A0" w14:textId="77777777" w:rsidTr="00615433">
        <w:trPr>
          <w:trHeight w:val="313"/>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18F9289D" w14:textId="1D0845C0" w:rsidR="00615433" w:rsidRDefault="00615433" w:rsidP="00214167">
            <w:pPr>
              <w:spacing w:line="240" w:lineRule="auto"/>
              <w:jc w:val="center"/>
              <w:rPr>
                <w:rFonts w:ascii="Times New Roman" w:eastAsia="Times New Roman" w:hAnsi="Times New Roman" w:cs="Times New Roman"/>
                <w:b/>
                <w:sz w:val="24"/>
                <w:szCs w:val="24"/>
              </w:rPr>
            </w:pPr>
            <w:r w:rsidRPr="00D2311D">
              <w:rPr>
                <w:rFonts w:ascii="Times New Roman" w:eastAsia="Times New Roman" w:hAnsi="Times New Roman" w:cs="Times New Roman"/>
                <w:b/>
                <w:sz w:val="24"/>
                <w:szCs w:val="24"/>
                <w:highlight w:val="cyan"/>
              </w:rPr>
              <w:t>Question 2.</w:t>
            </w:r>
          </w:p>
          <w:p w14:paraId="6DAA0D9C" w14:textId="77136059" w:rsidR="00615433" w:rsidRPr="00214167" w:rsidRDefault="00615433" w:rsidP="00214167">
            <w:pPr>
              <w:spacing w:line="240" w:lineRule="auto"/>
              <w:jc w:val="center"/>
              <w:rPr>
                <w:rFonts w:ascii="Times New Roman" w:eastAsia="Times New Roman" w:hAnsi="Times New Roman" w:cs="Times New Roman"/>
                <w:b/>
                <w:sz w:val="24"/>
                <w:szCs w:val="24"/>
              </w:rPr>
            </w:pPr>
            <w:r w:rsidRPr="00214167">
              <w:rPr>
                <w:rFonts w:ascii="Times New Roman" w:hAnsi="Times New Roman" w:cs="Times New Roman"/>
                <w:b/>
                <w:sz w:val="24"/>
                <w:szCs w:val="24"/>
                <w:highlight w:val="cyan"/>
              </w:rPr>
              <w:t>(For ABM)</w:t>
            </w:r>
          </w:p>
          <w:p w14:paraId="18F9289E" w14:textId="758B0437" w:rsidR="00615433" w:rsidRPr="00032A33" w:rsidRDefault="00615433" w:rsidP="00214167">
            <w:pPr>
              <w:spacing w:line="240" w:lineRule="auto"/>
              <w:jc w:val="center"/>
              <w:rPr>
                <w:rFonts w:ascii="Times New Roman" w:eastAsia="Times New Roman" w:hAnsi="Times New Roman" w:cs="Times New Roman"/>
                <w:b/>
                <w:sz w:val="24"/>
                <w:szCs w:val="24"/>
                <w:highlight w:val="white"/>
              </w:rPr>
            </w:pPr>
          </w:p>
        </w:tc>
        <w:tc>
          <w:tcPr>
            <w:tcW w:w="7736" w:type="dxa"/>
            <w:tcBorders>
              <w:top w:val="nil"/>
              <w:left w:val="nil"/>
              <w:bottom w:val="nil"/>
              <w:right w:val="nil"/>
            </w:tcBorders>
            <w:shd w:val="clear" w:color="auto" w:fill="auto"/>
            <w:tcMar>
              <w:top w:w="0" w:type="dxa"/>
              <w:left w:w="100" w:type="dxa"/>
              <w:bottom w:w="0" w:type="dxa"/>
              <w:right w:w="100" w:type="dxa"/>
            </w:tcMar>
          </w:tcPr>
          <w:p w14:paraId="18F9289F" w14:textId="77777777" w:rsidR="00615433" w:rsidRPr="00032A33" w:rsidRDefault="00615433">
            <w:pPr>
              <w:spacing w:line="240" w:lineRule="auto"/>
              <w:rPr>
                <w:rFonts w:ascii="Times New Roman" w:eastAsia="Times New Roman" w:hAnsi="Times New Roman" w:cs="Times New Roman"/>
                <w:b/>
                <w:color w:val="0E101A"/>
                <w:sz w:val="24"/>
                <w:szCs w:val="24"/>
              </w:rPr>
            </w:pPr>
            <w:r w:rsidRPr="00032A33">
              <w:rPr>
                <w:rFonts w:ascii="Times New Roman" w:eastAsia="Times New Roman" w:hAnsi="Times New Roman" w:cs="Times New Roman"/>
                <w:b/>
                <w:color w:val="0E101A"/>
                <w:sz w:val="24"/>
                <w:szCs w:val="24"/>
              </w:rPr>
              <w:t>What is your current housing status?</w:t>
            </w:r>
          </w:p>
        </w:tc>
      </w:tr>
      <w:tr w:rsidR="00615433" w:rsidRPr="00032A33" w14:paraId="18F928A7" w14:textId="77777777" w:rsidTr="00615433">
        <w:trPr>
          <w:trHeight w:val="600"/>
        </w:trPr>
        <w:tc>
          <w:tcPr>
            <w:tcW w:w="1620" w:type="dxa"/>
            <w:vMerge/>
            <w:tcMar>
              <w:top w:w="0" w:type="dxa"/>
              <w:left w:w="100" w:type="dxa"/>
              <w:bottom w:w="0" w:type="dxa"/>
              <w:right w:w="100" w:type="dxa"/>
            </w:tcMar>
          </w:tcPr>
          <w:p w14:paraId="18F928A1" w14:textId="5A388B7F" w:rsidR="00615433" w:rsidRPr="00032A33" w:rsidRDefault="00615433" w:rsidP="00214167">
            <w:pPr>
              <w:widowControl w:val="0"/>
              <w:pBdr>
                <w:top w:val="nil"/>
                <w:left w:val="nil"/>
                <w:bottom w:val="nil"/>
                <w:right w:val="nil"/>
                <w:between w:val="nil"/>
              </w:pBdr>
              <w:jc w:val="center"/>
              <w:rPr>
                <w:rFonts w:ascii="Times New Roman" w:eastAsia="Times New Roman" w:hAnsi="Times New Roman" w:cs="Times New Roman"/>
                <w:b/>
                <w:color w:val="0E101A"/>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18F928A2" w14:textId="77777777" w:rsidR="00615433" w:rsidRPr="00032A33" w:rsidRDefault="00615433">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Rented</w:t>
            </w:r>
          </w:p>
          <w:p w14:paraId="18F928A3" w14:textId="77777777" w:rsidR="00615433" w:rsidRPr="00032A33" w:rsidRDefault="00615433">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Owned with a mortgage or loan</w:t>
            </w:r>
          </w:p>
          <w:p w14:paraId="18F928A4" w14:textId="77777777" w:rsidR="00615433" w:rsidRPr="00032A33" w:rsidRDefault="00615433">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Owned without a mortgage or loan</w:t>
            </w:r>
          </w:p>
          <w:p w14:paraId="18F928A5" w14:textId="05D7EDF7" w:rsidR="00615433" w:rsidRPr="00032A33" w:rsidRDefault="00615433">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Others:</w:t>
            </w:r>
            <w:r w:rsidRPr="00032A33">
              <w:rPr>
                <w:rFonts w:ascii="Times New Roman" w:eastAsia="Times New Roman" w:hAnsi="Times New Roman" w:cs="Times New Roman"/>
                <w:color w:val="333333"/>
                <w:sz w:val="24"/>
                <w:szCs w:val="24"/>
                <w:highlight w:val="white"/>
              </w:rPr>
              <w:t xml:space="preserve"> _________</w:t>
            </w:r>
          </w:p>
          <w:p w14:paraId="18F928A6" w14:textId="77777777" w:rsidR="00615433" w:rsidRPr="00032A33" w:rsidRDefault="00615433">
            <w:pPr>
              <w:spacing w:line="240" w:lineRule="auto"/>
              <w:rPr>
                <w:rFonts w:ascii="Times New Roman" w:eastAsia="Times New Roman" w:hAnsi="Times New Roman" w:cs="Times New Roman"/>
                <w:b/>
                <w:sz w:val="24"/>
                <w:szCs w:val="24"/>
                <w:highlight w:val="white"/>
              </w:rPr>
            </w:pPr>
            <w:r w:rsidRPr="00032A33">
              <w:rPr>
                <w:rFonts w:ascii="Times New Roman" w:eastAsia="Times New Roman" w:hAnsi="Times New Roman" w:cs="Times New Roman"/>
                <w:b/>
                <w:sz w:val="24"/>
                <w:szCs w:val="24"/>
                <w:highlight w:val="white"/>
              </w:rPr>
              <w:t xml:space="preserve"> </w:t>
            </w:r>
          </w:p>
        </w:tc>
      </w:tr>
      <w:tr w:rsidR="00615433" w:rsidRPr="00574867" w14:paraId="1FC228F7" w14:textId="77777777" w:rsidTr="00615433">
        <w:trPr>
          <w:trHeight w:val="600"/>
        </w:trPr>
        <w:tc>
          <w:tcPr>
            <w:tcW w:w="1620" w:type="dxa"/>
            <w:tcBorders>
              <w:top w:val="nil"/>
              <w:left w:val="nil"/>
              <w:bottom w:val="nil"/>
              <w:right w:val="nil"/>
            </w:tcBorders>
            <w:shd w:val="clear" w:color="auto" w:fill="auto"/>
            <w:tcMar>
              <w:top w:w="0" w:type="dxa"/>
              <w:left w:w="100" w:type="dxa"/>
              <w:bottom w:w="0" w:type="dxa"/>
              <w:right w:w="100" w:type="dxa"/>
            </w:tcMar>
          </w:tcPr>
          <w:p w14:paraId="76C4E566" w14:textId="4CD88779" w:rsidR="00615433" w:rsidRPr="00032A33" w:rsidRDefault="00615433" w:rsidP="00214167">
            <w:pPr>
              <w:widowControl w:val="0"/>
              <w:pBdr>
                <w:top w:val="nil"/>
                <w:left w:val="nil"/>
                <w:bottom w:val="nil"/>
                <w:right w:val="nil"/>
                <w:between w:val="nil"/>
              </w:pBdr>
              <w:jc w:val="center"/>
              <w:rPr>
                <w:rFonts w:ascii="Times New Roman" w:eastAsia="Times New Roman" w:hAnsi="Times New Roman" w:cs="Times New Roman"/>
                <w:b/>
                <w:color w:val="0E101A"/>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38236F0E" w14:textId="7EF27AC4" w:rsidR="00615433" w:rsidRDefault="00615433" w:rsidP="0D28EAE2">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 xml:space="preserve">This question provides information about </w:t>
            </w:r>
            <w:r w:rsidRPr="0D28EAE2">
              <w:rPr>
                <w:rFonts w:ascii="Times New Roman" w:hAnsi="Times New Roman" w:cs="Times New Roman"/>
                <w:b/>
                <w:bCs/>
                <w:sz w:val="24"/>
                <w:szCs w:val="24"/>
                <w:lang w:val="en-US"/>
              </w:rPr>
              <w:t>social vulnerability and classification of households</w:t>
            </w:r>
            <w:r w:rsidRPr="0D28EAE2">
              <w:rPr>
                <w:rFonts w:ascii="Times New Roman" w:hAnsi="Times New Roman" w:cs="Times New Roman"/>
                <w:sz w:val="24"/>
                <w:szCs w:val="24"/>
                <w:lang w:val="en-US"/>
              </w:rPr>
              <w:t xml:space="preserve">. Also, the homeowners can take more long-term flood </w:t>
            </w:r>
            <w:r w:rsidR="008E397F">
              <w:rPr>
                <w:rFonts w:ascii="Times New Roman" w:hAnsi="Times New Roman" w:cs="Times New Roman"/>
                <w:sz w:val="24"/>
                <w:szCs w:val="24"/>
                <w:lang w:val="en-US"/>
              </w:rPr>
              <w:t>mitigation</w:t>
            </w:r>
            <w:r w:rsidRPr="0D28EAE2">
              <w:rPr>
                <w:rFonts w:ascii="Times New Roman" w:hAnsi="Times New Roman" w:cs="Times New Roman"/>
                <w:sz w:val="24"/>
                <w:szCs w:val="24"/>
                <w:lang w:val="en-US"/>
              </w:rPr>
              <w:t xml:space="preserve"> actions such as applying</w:t>
            </w:r>
            <w:r w:rsidR="008E397F">
              <w:rPr>
                <w:rFonts w:ascii="Times New Roman" w:hAnsi="Times New Roman" w:cs="Times New Roman"/>
                <w:sz w:val="24"/>
                <w:szCs w:val="24"/>
                <w:lang w:val="en-US"/>
              </w:rPr>
              <w:t xml:space="preserve"> for</w:t>
            </w:r>
            <w:r w:rsidRPr="0D28EAE2">
              <w:rPr>
                <w:rFonts w:ascii="Times New Roman" w:hAnsi="Times New Roman" w:cs="Times New Roman"/>
                <w:sz w:val="24"/>
                <w:szCs w:val="24"/>
                <w:lang w:val="en-US"/>
              </w:rPr>
              <w:t xml:space="preserve"> a buyout program, </w:t>
            </w:r>
            <w:r w:rsidR="008E397F">
              <w:rPr>
                <w:rFonts w:ascii="Times New Roman" w:hAnsi="Times New Roman" w:cs="Times New Roman"/>
                <w:sz w:val="24"/>
                <w:szCs w:val="24"/>
                <w:lang w:val="en-US"/>
              </w:rPr>
              <w:t xml:space="preserve">and </w:t>
            </w:r>
            <w:r w:rsidRPr="0D28EAE2">
              <w:rPr>
                <w:rFonts w:ascii="Times New Roman" w:hAnsi="Times New Roman" w:cs="Times New Roman"/>
                <w:sz w:val="24"/>
                <w:szCs w:val="24"/>
                <w:lang w:val="en-US"/>
              </w:rPr>
              <w:t xml:space="preserve">elevating </w:t>
            </w:r>
            <w:proofErr w:type="gramStart"/>
            <w:r w:rsidRPr="0D28EAE2">
              <w:rPr>
                <w:rFonts w:ascii="Times New Roman" w:hAnsi="Times New Roman" w:cs="Times New Roman"/>
                <w:sz w:val="24"/>
                <w:szCs w:val="24"/>
                <w:lang w:val="en-US"/>
              </w:rPr>
              <w:t>house</w:t>
            </w:r>
            <w:proofErr w:type="gramEnd"/>
            <w:r w:rsidRPr="0D28EAE2">
              <w:rPr>
                <w:rFonts w:ascii="Times New Roman" w:hAnsi="Times New Roman" w:cs="Times New Roman"/>
                <w:sz w:val="24"/>
                <w:szCs w:val="24"/>
                <w:lang w:val="en-US"/>
              </w:rPr>
              <w:t xml:space="preserve">. However, the choices of flood mitigation options for the renters are limited </w:t>
            </w:r>
            <w:r w:rsidR="008E397F">
              <w:rPr>
                <w:rFonts w:ascii="Times New Roman" w:hAnsi="Times New Roman" w:cs="Times New Roman"/>
                <w:sz w:val="24"/>
                <w:szCs w:val="24"/>
                <w:lang w:val="en-US"/>
              </w:rPr>
              <w:t>to</w:t>
            </w:r>
            <w:r w:rsidRPr="0D28EAE2">
              <w:rPr>
                <w:rFonts w:ascii="Times New Roman" w:hAnsi="Times New Roman" w:cs="Times New Roman"/>
                <w:sz w:val="24"/>
                <w:szCs w:val="24"/>
                <w:lang w:val="en-US"/>
              </w:rPr>
              <w:t xml:space="preserve"> relocation and buying insurance.</w:t>
            </w:r>
          </w:p>
          <w:p w14:paraId="34A00EA9" w14:textId="77777777" w:rsidR="00615433" w:rsidRDefault="00615433" w:rsidP="00630C7C">
            <w:pPr>
              <w:spacing w:line="240" w:lineRule="auto"/>
              <w:jc w:val="both"/>
              <w:rPr>
                <w:rFonts w:ascii="Times New Roman" w:hAnsi="Times New Roman" w:cs="Times New Roman"/>
                <w:sz w:val="24"/>
                <w:szCs w:val="24"/>
              </w:rPr>
            </w:pPr>
          </w:p>
          <w:p w14:paraId="7AA17994" w14:textId="1F78EEB0" w:rsidR="00615433" w:rsidRPr="00032A33" w:rsidRDefault="00615433" w:rsidP="00630C7C">
            <w:pPr>
              <w:spacing w:line="240" w:lineRule="auto"/>
              <w:jc w:val="both"/>
              <w:rPr>
                <w:rFonts w:ascii="MS Mincho" w:eastAsia="MS Mincho" w:hAnsi="MS Mincho" w:cs="MS Mincho"/>
                <w:color w:val="A6A6A6"/>
                <w:sz w:val="24"/>
                <w:szCs w:val="24"/>
              </w:rPr>
            </w:pPr>
            <w:r>
              <w:rPr>
                <w:rFonts w:ascii="Times New Roman" w:hAnsi="Times New Roman" w:cs="Times New Roman"/>
                <w:sz w:val="24"/>
                <w:szCs w:val="24"/>
              </w:rPr>
              <w:t xml:space="preserve">Based on the results of </w:t>
            </w:r>
            <w:r w:rsidR="008E397F">
              <w:rPr>
                <w:rFonts w:ascii="Times New Roman" w:hAnsi="Times New Roman" w:cs="Times New Roman"/>
                <w:sz w:val="24"/>
                <w:szCs w:val="24"/>
              </w:rPr>
              <w:t xml:space="preserve">the </w:t>
            </w:r>
            <w:r>
              <w:rPr>
                <w:rFonts w:ascii="Times New Roman" w:hAnsi="Times New Roman" w:cs="Times New Roman"/>
                <w:sz w:val="24"/>
                <w:szCs w:val="24"/>
              </w:rPr>
              <w:t xml:space="preserve">question, we can separate MG and UMG into 2 subgroups (homeowners and renters) to discuss the difference </w:t>
            </w:r>
            <w:r w:rsidR="008E397F">
              <w:rPr>
                <w:rFonts w:ascii="Times New Roman" w:hAnsi="Times New Roman" w:cs="Times New Roman"/>
                <w:sz w:val="24"/>
                <w:szCs w:val="24"/>
              </w:rPr>
              <w:t>in</w:t>
            </w:r>
            <w:r>
              <w:rPr>
                <w:rFonts w:ascii="Times New Roman" w:hAnsi="Times New Roman" w:cs="Times New Roman"/>
                <w:sz w:val="24"/>
                <w:szCs w:val="24"/>
              </w:rPr>
              <w:t xml:space="preserve"> </w:t>
            </w:r>
            <w:r w:rsidRPr="00630C7C">
              <w:rPr>
                <w:rFonts w:ascii="Times New Roman" w:hAnsi="Times New Roman" w:cs="Times New Roman"/>
                <w:b/>
                <w:bCs/>
                <w:sz w:val="24"/>
                <w:szCs w:val="24"/>
              </w:rPr>
              <w:t xml:space="preserve">psychological factors and willingness </w:t>
            </w:r>
            <w:proofErr w:type="gramStart"/>
            <w:r w:rsidRPr="00630C7C">
              <w:rPr>
                <w:rFonts w:ascii="Times New Roman" w:hAnsi="Times New Roman" w:cs="Times New Roman"/>
                <w:b/>
                <w:bCs/>
                <w:sz w:val="24"/>
                <w:szCs w:val="24"/>
              </w:rPr>
              <w:t>of</w:t>
            </w:r>
            <w:proofErr w:type="gramEnd"/>
            <w:r w:rsidRPr="00630C7C">
              <w:rPr>
                <w:rFonts w:ascii="Times New Roman" w:hAnsi="Times New Roman" w:cs="Times New Roman"/>
                <w:b/>
                <w:bCs/>
                <w:sz w:val="24"/>
                <w:szCs w:val="24"/>
              </w:rPr>
              <w:t xml:space="preserve"> </w:t>
            </w:r>
            <w:r w:rsidR="008E397F">
              <w:rPr>
                <w:rFonts w:ascii="Times New Roman" w:hAnsi="Times New Roman" w:cs="Times New Roman"/>
                <w:b/>
                <w:bCs/>
                <w:sz w:val="24"/>
                <w:szCs w:val="24"/>
              </w:rPr>
              <w:t>implement</w:t>
            </w:r>
            <w:r w:rsidRPr="00630C7C">
              <w:rPr>
                <w:rFonts w:ascii="Times New Roman" w:hAnsi="Times New Roman" w:cs="Times New Roman"/>
                <w:b/>
                <w:bCs/>
                <w:sz w:val="24"/>
                <w:szCs w:val="24"/>
              </w:rPr>
              <w:t xml:space="preserve"> of flood mitigation actions</w:t>
            </w:r>
            <w:r>
              <w:rPr>
                <w:rFonts w:ascii="Times New Roman" w:hAnsi="Times New Roman" w:cs="Times New Roman"/>
                <w:sz w:val="24"/>
                <w:szCs w:val="24"/>
              </w:rPr>
              <w:t xml:space="preserve">. </w:t>
            </w:r>
          </w:p>
        </w:tc>
      </w:tr>
      <w:tr w:rsidR="008E397F" w:rsidRPr="00574867" w14:paraId="3B47D627" w14:textId="77777777" w:rsidTr="008E397F">
        <w:trPr>
          <w:trHeight w:val="411"/>
        </w:trPr>
        <w:tc>
          <w:tcPr>
            <w:tcW w:w="1620" w:type="dxa"/>
            <w:tcBorders>
              <w:top w:val="nil"/>
              <w:left w:val="nil"/>
              <w:bottom w:val="nil"/>
              <w:right w:val="nil"/>
            </w:tcBorders>
            <w:shd w:val="clear" w:color="auto" w:fill="auto"/>
            <w:tcMar>
              <w:top w:w="0" w:type="dxa"/>
              <w:left w:w="100" w:type="dxa"/>
              <w:bottom w:w="0" w:type="dxa"/>
              <w:right w:w="100" w:type="dxa"/>
            </w:tcMar>
          </w:tcPr>
          <w:p w14:paraId="64A428D7" w14:textId="14707D9D" w:rsidR="008E397F" w:rsidRPr="00032A33" w:rsidRDefault="008E397F" w:rsidP="008E397F">
            <w:pPr>
              <w:widowControl w:val="0"/>
              <w:pBdr>
                <w:top w:val="nil"/>
                <w:left w:val="nil"/>
                <w:bottom w:val="nil"/>
                <w:right w:val="nil"/>
                <w:between w:val="nil"/>
              </w:pBdr>
              <w:jc w:val="center"/>
              <w:rPr>
                <w:rFonts w:ascii="Times New Roman" w:hAnsi="Times New Roman" w:cs="Times New Roman"/>
                <w:b/>
                <w:sz w:val="24"/>
                <w:szCs w:val="24"/>
              </w:rPr>
            </w:pPr>
            <w:r w:rsidRPr="00943844">
              <w:rPr>
                <w:rFonts w:ascii="Times New Roman" w:eastAsia="Times New Roman" w:hAnsi="Times New Roman" w:cs="Times New Roman"/>
                <w:b/>
                <w:sz w:val="24"/>
                <w:szCs w:val="24"/>
              </w:rPr>
              <w:t xml:space="preserve">Question </w:t>
            </w:r>
            <w:r w:rsidRPr="00943844">
              <w:rPr>
                <w:rFonts w:ascii="Times New Roman" w:hAnsi="Times New Roman" w:cs="Times New Roman"/>
                <w:b/>
                <w:sz w:val="24"/>
                <w:szCs w:val="24"/>
              </w:rPr>
              <w:t>3</w:t>
            </w:r>
            <w:r w:rsidRPr="00943844">
              <w:rPr>
                <w:rFonts w:ascii="Times New Roman" w:eastAsia="Times New Roman" w:hAnsi="Times New Roman" w:cs="Times New Roman"/>
                <w:b/>
                <w:sz w:val="24"/>
                <w:szCs w:val="24"/>
              </w:rPr>
              <w:t>.</w:t>
            </w:r>
          </w:p>
        </w:tc>
        <w:tc>
          <w:tcPr>
            <w:tcW w:w="7736" w:type="dxa"/>
            <w:tcBorders>
              <w:top w:val="nil"/>
              <w:left w:val="nil"/>
              <w:bottom w:val="nil"/>
              <w:right w:val="nil"/>
            </w:tcBorders>
            <w:shd w:val="clear" w:color="auto" w:fill="auto"/>
            <w:tcMar>
              <w:top w:w="0" w:type="dxa"/>
              <w:left w:w="100" w:type="dxa"/>
              <w:bottom w:w="0" w:type="dxa"/>
              <w:right w:w="100" w:type="dxa"/>
            </w:tcMar>
          </w:tcPr>
          <w:p w14:paraId="08BFA5C9" w14:textId="3A8FA90E" w:rsidR="008E397F" w:rsidRPr="0D28EAE2" w:rsidRDefault="008E397F" w:rsidP="008E397F">
            <w:pPr>
              <w:spacing w:line="240" w:lineRule="auto"/>
              <w:jc w:val="both"/>
              <w:rPr>
                <w:rFonts w:ascii="Times New Roman" w:hAnsi="Times New Roman" w:cs="Times New Roman"/>
                <w:sz w:val="24"/>
                <w:szCs w:val="24"/>
                <w:lang w:val="en-US"/>
              </w:rPr>
            </w:pPr>
            <w:r w:rsidRPr="00B37F2A">
              <w:rPr>
                <w:rFonts w:ascii="Times New Roman" w:eastAsia="MS Mincho" w:hAnsi="Times New Roman" w:cs="Times New Roman"/>
                <w:b/>
                <w:bCs/>
                <w:sz w:val="24"/>
                <w:szCs w:val="24"/>
              </w:rPr>
              <w:t xml:space="preserve">What year was </w:t>
            </w:r>
            <w:r>
              <w:rPr>
                <w:rFonts w:ascii="Times New Roman" w:eastAsia="MS Mincho" w:hAnsi="Times New Roman" w:cs="Times New Roman"/>
                <w:b/>
                <w:bCs/>
                <w:sz w:val="24"/>
                <w:szCs w:val="24"/>
              </w:rPr>
              <w:t>your</w:t>
            </w:r>
            <w:r w:rsidRPr="00B37F2A">
              <w:rPr>
                <w:rFonts w:ascii="Times New Roman" w:eastAsia="MS Mincho" w:hAnsi="Times New Roman" w:cs="Times New Roman"/>
                <w:b/>
                <w:bCs/>
                <w:sz w:val="24"/>
                <w:szCs w:val="24"/>
              </w:rPr>
              <w:t xml:space="preserve"> house originally constructed?</w:t>
            </w:r>
          </w:p>
        </w:tc>
      </w:tr>
      <w:tr w:rsidR="008E397F" w:rsidRPr="00574867" w14:paraId="7D292926" w14:textId="77777777" w:rsidTr="00615433">
        <w:trPr>
          <w:trHeight w:val="600"/>
        </w:trPr>
        <w:tc>
          <w:tcPr>
            <w:tcW w:w="1620" w:type="dxa"/>
            <w:tcBorders>
              <w:top w:val="nil"/>
              <w:left w:val="nil"/>
              <w:bottom w:val="nil"/>
              <w:right w:val="nil"/>
            </w:tcBorders>
            <w:shd w:val="clear" w:color="auto" w:fill="auto"/>
            <w:tcMar>
              <w:top w:w="0" w:type="dxa"/>
              <w:left w:w="100" w:type="dxa"/>
              <w:bottom w:w="0" w:type="dxa"/>
              <w:right w:w="100" w:type="dxa"/>
            </w:tcMar>
          </w:tcPr>
          <w:p w14:paraId="5A364791" w14:textId="77777777" w:rsidR="008E397F" w:rsidRPr="00032A33" w:rsidRDefault="008E397F" w:rsidP="008E397F">
            <w:pPr>
              <w:widowControl w:val="0"/>
              <w:pBdr>
                <w:top w:val="nil"/>
                <w:left w:val="nil"/>
                <w:bottom w:val="nil"/>
                <w:right w:val="nil"/>
                <w:between w:val="nil"/>
              </w:pBdr>
              <w:jc w:val="center"/>
              <w:rPr>
                <w:rFonts w:ascii="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06D26540" w14:textId="77777777" w:rsidR="006A571A" w:rsidRPr="00032A33" w:rsidRDefault="006A571A" w:rsidP="006A571A">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MS Mincho" w:hAnsi="Times New Roman" w:cs="Times New Roman"/>
                <w:color w:val="A6A6A6"/>
                <w:sz w:val="24"/>
                <w:szCs w:val="24"/>
              </w:rPr>
              <w:t xml:space="preserve"> </w:t>
            </w:r>
            <w:r>
              <w:rPr>
                <w:rFonts w:ascii="Times New Roman" w:eastAsia="Times New Roman" w:hAnsi="Times New Roman" w:cs="Times New Roman"/>
                <w:sz w:val="24"/>
                <w:szCs w:val="24"/>
              </w:rPr>
              <w:t>Before 1970</w:t>
            </w:r>
          </w:p>
          <w:p w14:paraId="50830205" w14:textId="77777777" w:rsidR="006A571A" w:rsidRPr="00032A33" w:rsidRDefault="006A571A" w:rsidP="006A571A">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MS Mincho" w:hAnsi="Times New Roman" w:cs="Times New Roman"/>
                <w:color w:val="A6A6A6"/>
                <w:sz w:val="24"/>
                <w:szCs w:val="24"/>
              </w:rPr>
              <w:t xml:space="preserve"> </w:t>
            </w:r>
            <w:r>
              <w:rPr>
                <w:rFonts w:ascii="Times New Roman" w:eastAsia="Times New Roman" w:hAnsi="Times New Roman" w:cs="Times New Roman"/>
                <w:sz w:val="24"/>
                <w:szCs w:val="24"/>
              </w:rPr>
              <w:t>1971 to 1980</w:t>
            </w:r>
          </w:p>
          <w:p w14:paraId="4CF15561" w14:textId="77777777" w:rsidR="006A571A" w:rsidRPr="00032A33" w:rsidRDefault="006A571A" w:rsidP="006A571A">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hAnsi="Times New Roman" w:cs="Times New Roman"/>
                <w:color w:val="A6A6A6"/>
                <w:sz w:val="24"/>
                <w:szCs w:val="24"/>
              </w:rPr>
              <w:t xml:space="preserve"> </w:t>
            </w:r>
            <w:r>
              <w:rPr>
                <w:rFonts w:ascii="Times New Roman" w:eastAsia="Times New Roman" w:hAnsi="Times New Roman" w:cs="Times New Roman"/>
                <w:sz w:val="24"/>
                <w:szCs w:val="24"/>
              </w:rPr>
              <w:t>1981 to 1990</w:t>
            </w:r>
          </w:p>
          <w:p w14:paraId="616542BA" w14:textId="77777777" w:rsidR="006A571A" w:rsidRPr="00032A33" w:rsidRDefault="006A571A" w:rsidP="006A571A">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w:t>
            </w:r>
            <w:r>
              <w:rPr>
                <w:rFonts w:ascii="Times New Roman" w:eastAsia="Times New Roman" w:hAnsi="Times New Roman" w:cs="Times New Roman"/>
                <w:sz w:val="24"/>
                <w:szCs w:val="24"/>
              </w:rPr>
              <w:t>1991 to 2000</w:t>
            </w:r>
          </w:p>
          <w:p w14:paraId="04BDC745" w14:textId="77777777" w:rsidR="006A571A" w:rsidRDefault="006A571A" w:rsidP="006A571A">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w:t>
            </w:r>
            <w:r>
              <w:rPr>
                <w:rFonts w:ascii="Times New Roman" w:eastAsia="Times New Roman" w:hAnsi="Times New Roman" w:cs="Times New Roman"/>
                <w:sz w:val="24"/>
                <w:szCs w:val="24"/>
              </w:rPr>
              <w:t>2001 to 2010</w:t>
            </w:r>
          </w:p>
          <w:p w14:paraId="7F92528B" w14:textId="77777777" w:rsidR="006A571A" w:rsidRDefault="006A571A" w:rsidP="006A571A">
            <w:pPr>
              <w:spacing w:line="240" w:lineRule="auto"/>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w:t>
            </w:r>
            <w:r>
              <w:rPr>
                <w:rFonts w:ascii="Times New Roman" w:eastAsia="Times New Roman" w:hAnsi="Times New Roman" w:cs="Times New Roman"/>
                <w:sz w:val="24"/>
                <w:szCs w:val="24"/>
              </w:rPr>
              <w:t>After 2010</w:t>
            </w:r>
          </w:p>
          <w:p w14:paraId="6F647D55" w14:textId="2B758C58" w:rsidR="008E397F" w:rsidRPr="0D28EAE2" w:rsidRDefault="006A571A" w:rsidP="006A571A">
            <w:pPr>
              <w:spacing w:line="240" w:lineRule="auto"/>
              <w:jc w:val="both"/>
              <w:rPr>
                <w:rFonts w:ascii="Times New Roman" w:hAnsi="Times New Roman" w:cs="Times New Roman"/>
                <w:sz w:val="24"/>
                <w:szCs w:val="24"/>
                <w:lang w:val="en-US"/>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w:t>
            </w:r>
            <w:r>
              <w:rPr>
                <w:rFonts w:ascii="Times New Roman" w:eastAsia="Times New Roman" w:hAnsi="Times New Roman" w:cs="Times New Roman"/>
                <w:sz w:val="24"/>
                <w:szCs w:val="24"/>
              </w:rPr>
              <w:t>Not really sure</w:t>
            </w:r>
          </w:p>
        </w:tc>
      </w:tr>
      <w:tr w:rsidR="008E397F" w:rsidRPr="00574867" w14:paraId="24562B50" w14:textId="77777777" w:rsidTr="00615433">
        <w:trPr>
          <w:trHeight w:val="600"/>
        </w:trPr>
        <w:tc>
          <w:tcPr>
            <w:tcW w:w="1620" w:type="dxa"/>
            <w:tcBorders>
              <w:top w:val="nil"/>
              <w:left w:val="nil"/>
              <w:bottom w:val="nil"/>
              <w:right w:val="nil"/>
            </w:tcBorders>
            <w:shd w:val="clear" w:color="auto" w:fill="auto"/>
            <w:tcMar>
              <w:top w:w="0" w:type="dxa"/>
              <w:left w:w="100" w:type="dxa"/>
              <w:bottom w:w="0" w:type="dxa"/>
              <w:right w:w="100" w:type="dxa"/>
            </w:tcMar>
          </w:tcPr>
          <w:p w14:paraId="0FC16D51" w14:textId="5B60479C" w:rsidR="008E397F" w:rsidRPr="00032A33" w:rsidRDefault="008E397F" w:rsidP="008E397F">
            <w:pPr>
              <w:widowControl w:val="0"/>
              <w:pBdr>
                <w:top w:val="nil"/>
                <w:left w:val="nil"/>
                <w:bottom w:val="nil"/>
                <w:right w:val="nil"/>
                <w:between w:val="nil"/>
              </w:pBdr>
              <w:jc w:val="center"/>
              <w:rPr>
                <w:rFonts w:ascii="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0A8B7D64" w14:textId="2269A773" w:rsidR="008E397F" w:rsidRPr="008E397F" w:rsidRDefault="00EA5FFE" w:rsidP="008E397F">
            <w:pPr>
              <w:spacing w:line="240" w:lineRule="auto"/>
              <w:rPr>
                <w:rFonts w:ascii="Times New Roman" w:hAnsi="Times New Roman" w:cs="Times New Roman"/>
                <w:b/>
                <w:color w:val="333333"/>
                <w:sz w:val="24"/>
                <w:szCs w:val="24"/>
                <w:highlight w:val="white"/>
              </w:rPr>
            </w:pPr>
            <w:r>
              <w:rPr>
                <w:rFonts w:ascii="Times New Roman" w:hAnsi="Times New Roman" w:cs="Times New Roman" w:hint="eastAsia"/>
                <w:b/>
                <w:color w:val="333333"/>
                <w:sz w:val="24"/>
                <w:szCs w:val="24"/>
                <w:highlight w:val="white"/>
              </w:rPr>
              <w:t>Th</w:t>
            </w:r>
            <w:r>
              <w:rPr>
                <w:rFonts w:ascii="Times New Roman" w:hAnsi="Times New Roman" w:cs="Times New Roman"/>
                <w:b/>
                <w:color w:val="333333"/>
                <w:sz w:val="24"/>
                <w:szCs w:val="24"/>
                <w:highlight w:val="white"/>
              </w:rPr>
              <w:t xml:space="preserve">is question helps us to understand the </w:t>
            </w:r>
            <w:r w:rsidR="00D12722">
              <w:rPr>
                <w:rFonts w:ascii="Times New Roman" w:hAnsi="Times New Roman" w:cs="Times New Roman"/>
                <w:b/>
                <w:color w:val="333333"/>
                <w:sz w:val="24"/>
                <w:szCs w:val="24"/>
                <w:highlight w:val="white"/>
              </w:rPr>
              <w:t xml:space="preserve">age of houses. </w:t>
            </w:r>
            <w:r w:rsidR="004073E6">
              <w:rPr>
                <w:rFonts w:ascii="Times New Roman" w:hAnsi="Times New Roman" w:cs="Times New Roman"/>
                <w:b/>
                <w:color w:val="333333"/>
                <w:sz w:val="24"/>
                <w:szCs w:val="24"/>
                <w:highlight w:val="white"/>
              </w:rPr>
              <w:t>The age of house</w:t>
            </w:r>
            <w:r w:rsidR="005F56E8">
              <w:rPr>
                <w:rFonts w:ascii="Times New Roman" w:hAnsi="Times New Roman" w:cs="Times New Roman"/>
                <w:b/>
                <w:color w:val="333333"/>
                <w:sz w:val="24"/>
                <w:szCs w:val="24"/>
                <w:highlight w:val="white"/>
              </w:rPr>
              <w:t>s</w:t>
            </w:r>
            <w:r w:rsidR="004073E6">
              <w:rPr>
                <w:rFonts w:ascii="Times New Roman" w:hAnsi="Times New Roman" w:cs="Times New Roman"/>
                <w:b/>
                <w:color w:val="333333"/>
                <w:sz w:val="24"/>
                <w:szCs w:val="24"/>
                <w:highlight w:val="white"/>
              </w:rPr>
              <w:t xml:space="preserve"> </w:t>
            </w:r>
            <w:r w:rsidR="00D6755A">
              <w:rPr>
                <w:rFonts w:ascii="Times New Roman" w:hAnsi="Times New Roman" w:cs="Times New Roman"/>
                <w:b/>
                <w:color w:val="333333"/>
                <w:sz w:val="24"/>
                <w:szCs w:val="24"/>
                <w:highlight w:val="white"/>
              </w:rPr>
              <w:t xml:space="preserve">is related to vulnerability </w:t>
            </w:r>
            <w:r w:rsidR="003F0F3A">
              <w:rPr>
                <w:rFonts w:ascii="Times New Roman" w:hAnsi="Times New Roman" w:cs="Times New Roman"/>
                <w:b/>
                <w:color w:val="333333"/>
                <w:sz w:val="24"/>
                <w:szCs w:val="24"/>
                <w:highlight w:val="white"/>
              </w:rPr>
              <w:t>to</w:t>
            </w:r>
            <w:r w:rsidR="00D6755A">
              <w:rPr>
                <w:rFonts w:ascii="Times New Roman" w:hAnsi="Times New Roman" w:cs="Times New Roman"/>
                <w:b/>
                <w:color w:val="333333"/>
                <w:sz w:val="24"/>
                <w:szCs w:val="24"/>
                <w:highlight w:val="white"/>
              </w:rPr>
              <w:t xml:space="preserve"> floods,</w:t>
            </w:r>
            <w:r w:rsidR="00DE3079">
              <w:rPr>
                <w:rFonts w:ascii="Times New Roman" w:hAnsi="Times New Roman" w:cs="Times New Roman"/>
                <w:b/>
                <w:color w:val="333333"/>
                <w:sz w:val="24"/>
                <w:szCs w:val="24"/>
                <w:highlight w:val="white"/>
              </w:rPr>
              <w:t xml:space="preserve"> recovery cost</w:t>
            </w:r>
            <w:r w:rsidR="00D6755A">
              <w:rPr>
                <w:rFonts w:ascii="Times New Roman" w:hAnsi="Times New Roman" w:cs="Times New Roman"/>
                <w:b/>
                <w:color w:val="333333"/>
                <w:sz w:val="24"/>
                <w:szCs w:val="24"/>
                <w:highlight w:val="white"/>
              </w:rPr>
              <w:t xml:space="preserve"> </w:t>
            </w:r>
            <w:r w:rsidR="00DE3079">
              <w:rPr>
                <w:rFonts w:ascii="Times New Roman" w:hAnsi="Times New Roman" w:cs="Times New Roman"/>
                <w:b/>
                <w:color w:val="333333"/>
                <w:sz w:val="24"/>
                <w:szCs w:val="24"/>
                <w:highlight w:val="white"/>
              </w:rPr>
              <w:t xml:space="preserve">after floods, and </w:t>
            </w:r>
            <w:r w:rsidR="00A60293">
              <w:rPr>
                <w:rFonts w:ascii="Times New Roman" w:hAnsi="Times New Roman" w:cs="Times New Roman"/>
                <w:b/>
                <w:color w:val="333333"/>
                <w:sz w:val="24"/>
                <w:szCs w:val="24"/>
                <w:highlight w:val="white"/>
              </w:rPr>
              <w:t xml:space="preserve">value of properties. </w:t>
            </w:r>
          </w:p>
        </w:tc>
      </w:tr>
      <w:tr w:rsidR="008E397F" w:rsidRPr="00032A33" w14:paraId="18F928AB" w14:textId="77777777" w:rsidTr="00615433">
        <w:trPr>
          <w:trHeight w:val="512"/>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18F928A8" w14:textId="06C3605E" w:rsidR="008E397F" w:rsidRPr="00032A33" w:rsidRDefault="008E397F" w:rsidP="008E397F">
            <w:pPr>
              <w:spacing w:line="240" w:lineRule="auto"/>
              <w:jc w:val="center"/>
              <w:rPr>
                <w:rFonts w:ascii="Times New Roman" w:eastAsia="Times New Roman" w:hAnsi="Times New Roman" w:cs="Times New Roman"/>
                <w:b/>
                <w:sz w:val="24"/>
                <w:szCs w:val="24"/>
                <w:highlight w:val="white"/>
              </w:rPr>
            </w:pPr>
            <w:r w:rsidRPr="00032A33">
              <w:rPr>
                <w:rFonts w:ascii="Times New Roman" w:eastAsia="Times New Roman" w:hAnsi="Times New Roman" w:cs="Times New Roman"/>
                <w:b/>
                <w:sz w:val="24"/>
                <w:szCs w:val="24"/>
                <w:highlight w:val="white"/>
              </w:rPr>
              <w:t xml:space="preserve">Question </w:t>
            </w:r>
            <w:r w:rsidR="00A60293">
              <w:rPr>
                <w:rFonts w:ascii="Times New Roman" w:eastAsia="Times New Roman" w:hAnsi="Times New Roman" w:cs="Times New Roman"/>
                <w:b/>
                <w:sz w:val="24"/>
                <w:szCs w:val="24"/>
                <w:highlight w:val="white"/>
              </w:rPr>
              <w:t>4</w:t>
            </w:r>
            <w:r w:rsidRPr="00032A33">
              <w:rPr>
                <w:rFonts w:ascii="Times New Roman" w:eastAsia="Times New Roman" w:hAnsi="Times New Roman" w:cs="Times New Roman"/>
                <w:b/>
                <w:sz w:val="24"/>
                <w:szCs w:val="24"/>
                <w:highlight w:val="white"/>
              </w:rPr>
              <w:t>.</w:t>
            </w:r>
          </w:p>
          <w:p w14:paraId="18F928A9" w14:textId="712DA8E4" w:rsidR="008E397F" w:rsidRPr="00032A33" w:rsidRDefault="008E397F" w:rsidP="008E397F">
            <w:pPr>
              <w:spacing w:line="240" w:lineRule="auto"/>
              <w:jc w:val="cente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18F928AA" w14:textId="3CBC81EF" w:rsidR="008E397F" w:rsidRPr="00032A33" w:rsidRDefault="008E397F" w:rsidP="008E397F">
            <w:pPr>
              <w:spacing w:line="240" w:lineRule="auto"/>
              <w:jc w:val="both"/>
              <w:rPr>
                <w:rFonts w:ascii="Times New Roman" w:eastAsia="Times New Roman" w:hAnsi="Times New Roman" w:cs="Times New Roman"/>
                <w:b/>
                <w:bCs/>
                <w:sz w:val="24"/>
                <w:szCs w:val="24"/>
                <w:lang w:val="en-US"/>
              </w:rPr>
            </w:pPr>
            <w:r w:rsidRPr="0D28EAE2">
              <w:rPr>
                <w:rFonts w:ascii="Times New Roman" w:eastAsia="Times New Roman" w:hAnsi="Times New Roman" w:cs="Times New Roman"/>
                <w:b/>
                <w:bCs/>
                <w:sz w:val="24"/>
                <w:szCs w:val="24"/>
                <w:lang w:val="en-US"/>
              </w:rPr>
              <w:t xml:space="preserve">Do you know whether your house/property </w:t>
            </w:r>
            <w:proofErr w:type="gramStart"/>
            <w:r w:rsidRPr="0D28EAE2">
              <w:rPr>
                <w:rFonts w:ascii="Times New Roman" w:eastAsia="Times New Roman" w:hAnsi="Times New Roman" w:cs="Times New Roman"/>
                <w:b/>
                <w:bCs/>
                <w:sz w:val="24"/>
                <w:szCs w:val="24"/>
                <w:lang w:val="en-US"/>
              </w:rPr>
              <w:t>is located in</w:t>
            </w:r>
            <w:proofErr w:type="gramEnd"/>
            <w:r w:rsidRPr="0D28EAE2">
              <w:rPr>
                <w:rFonts w:ascii="Times New Roman" w:eastAsia="Times New Roman" w:hAnsi="Times New Roman" w:cs="Times New Roman"/>
                <w:b/>
                <w:bCs/>
                <w:sz w:val="24"/>
                <w:szCs w:val="24"/>
                <w:lang w:val="en-US"/>
              </w:rPr>
              <w:t xml:space="preserve"> a Special Flood Hazard Area (SFHA) or flood-prone area?</w:t>
            </w:r>
          </w:p>
        </w:tc>
      </w:tr>
      <w:tr w:rsidR="008E397F" w:rsidRPr="00032A33" w14:paraId="18F928B0" w14:textId="77777777" w:rsidTr="00615433">
        <w:trPr>
          <w:trHeight w:val="576"/>
        </w:trPr>
        <w:tc>
          <w:tcPr>
            <w:tcW w:w="1620" w:type="dxa"/>
            <w:vMerge/>
            <w:tcMar>
              <w:top w:w="0" w:type="dxa"/>
              <w:left w:w="100" w:type="dxa"/>
              <w:bottom w:w="0" w:type="dxa"/>
              <w:right w:w="100" w:type="dxa"/>
            </w:tcMar>
          </w:tcPr>
          <w:p w14:paraId="18F928AC" w14:textId="34B3015F" w:rsidR="008E397F" w:rsidRPr="00032A33" w:rsidRDefault="008E397F" w:rsidP="008E397F">
            <w:pPr>
              <w:widowControl w:val="0"/>
              <w:pBdr>
                <w:top w:val="nil"/>
                <w:left w:val="nil"/>
                <w:bottom w:val="nil"/>
                <w:right w:val="nil"/>
                <w:between w:val="nil"/>
              </w:pBdr>
              <w:jc w:val="cente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18F928AD" w14:textId="77777777" w:rsidR="008E397F" w:rsidRPr="00032A33" w:rsidRDefault="008E397F" w:rsidP="008E397F">
            <w:pPr>
              <w:spacing w:line="240" w:lineRule="auto"/>
              <w:jc w:val="both"/>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xml:space="preserve"> Yes</w:t>
            </w:r>
          </w:p>
          <w:p w14:paraId="18F928AE" w14:textId="77777777" w:rsidR="008E397F" w:rsidRPr="00032A33" w:rsidRDefault="008E397F" w:rsidP="008E397F">
            <w:pPr>
              <w:spacing w:line="240" w:lineRule="auto"/>
              <w:jc w:val="both"/>
              <w:rPr>
                <w:rFonts w:ascii="Times New Roman" w:eastAsia="Times New Roman" w:hAnsi="Times New Roman" w:cs="Times New Roman"/>
                <w:sz w:val="24"/>
                <w:szCs w:val="24"/>
              </w:rPr>
            </w:pPr>
            <w:r w:rsidRPr="00032A33">
              <w:rPr>
                <w:rFonts w:ascii="MS Mincho" w:eastAsia="MS Mincho" w:hAnsi="MS Mincho" w:cs="MS Mincho" w:hint="eastAsia"/>
                <w:color w:val="A6A6A6"/>
                <w:sz w:val="24"/>
                <w:szCs w:val="24"/>
              </w:rPr>
              <w:t>◯</w:t>
            </w:r>
            <w:r w:rsidRPr="00032A33">
              <w:rPr>
                <w:rFonts w:ascii="Times New Roman" w:eastAsia="Times New Roman" w:hAnsi="Times New Roman" w:cs="Times New Roman"/>
                <w:sz w:val="24"/>
                <w:szCs w:val="24"/>
              </w:rPr>
              <w:t xml:space="preserve"> No</w:t>
            </w:r>
          </w:p>
          <w:p w14:paraId="18F928AF" w14:textId="77777777" w:rsidR="008E397F" w:rsidRPr="00032A33" w:rsidRDefault="008E397F" w:rsidP="008E397F">
            <w:pPr>
              <w:spacing w:line="240" w:lineRule="auto"/>
              <w:jc w:val="both"/>
              <w:rPr>
                <w:rFonts w:ascii="Times New Roman" w:eastAsia="Times New Roman" w:hAnsi="Times New Roman" w:cs="Times New Roman"/>
                <w:sz w:val="24"/>
                <w:szCs w:val="24"/>
              </w:rPr>
            </w:pPr>
          </w:p>
        </w:tc>
      </w:tr>
      <w:tr w:rsidR="008E397F" w:rsidRPr="00032A33" w14:paraId="299803F5" w14:textId="77777777" w:rsidTr="00615433">
        <w:trPr>
          <w:trHeight w:val="576"/>
        </w:trPr>
        <w:tc>
          <w:tcPr>
            <w:tcW w:w="1620" w:type="dxa"/>
            <w:tcBorders>
              <w:top w:val="nil"/>
              <w:left w:val="nil"/>
              <w:bottom w:val="nil"/>
              <w:right w:val="nil"/>
            </w:tcBorders>
            <w:shd w:val="clear" w:color="auto" w:fill="auto"/>
            <w:tcMar>
              <w:top w:w="0" w:type="dxa"/>
              <w:left w:w="100" w:type="dxa"/>
              <w:bottom w:w="0" w:type="dxa"/>
              <w:right w:w="100" w:type="dxa"/>
            </w:tcMar>
          </w:tcPr>
          <w:p w14:paraId="0E77C87E" w14:textId="6A2D3A09" w:rsidR="008E397F" w:rsidRPr="00032A33" w:rsidRDefault="008E397F" w:rsidP="008E397F">
            <w:pPr>
              <w:widowControl w:val="0"/>
              <w:pBdr>
                <w:top w:val="nil"/>
                <w:left w:val="nil"/>
                <w:bottom w:val="nil"/>
                <w:right w:val="nil"/>
                <w:between w:val="nil"/>
              </w:pBdr>
              <w:jc w:val="center"/>
              <w:rPr>
                <w:rFonts w:ascii="Times New Roman" w:eastAsia="Times New Roman" w:hAnsi="Times New Roman" w:cs="Times New Roman"/>
                <w:b/>
                <w:sz w:val="24"/>
                <w:szCs w:val="24"/>
              </w:rPr>
            </w:pPr>
            <w:r w:rsidRPr="00032A33">
              <w:rPr>
                <w:rFonts w:ascii="Times New Roman" w:hAnsi="Times New Roman" w:cs="Times New Roman"/>
                <w:b/>
                <w:sz w:val="24"/>
                <w:szCs w:val="24"/>
              </w:rPr>
              <w:lastRenderedPageBreak/>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24534558" w14:textId="64FDC77E" w:rsidR="008E397F" w:rsidRPr="00D2311D" w:rsidRDefault="008E397F" w:rsidP="008E397F">
            <w:pPr>
              <w:spacing w:line="240" w:lineRule="auto"/>
              <w:jc w:val="both"/>
              <w:rPr>
                <w:rFonts w:ascii="MS Mincho" w:hAnsi="MS Mincho" w:cs="MS Mincho"/>
                <w:color w:val="A6A6A6"/>
                <w:sz w:val="24"/>
                <w:szCs w:val="24"/>
              </w:rPr>
            </w:pPr>
            <w:r w:rsidRPr="00032A33">
              <w:rPr>
                <w:rFonts w:ascii="Times New Roman" w:hAnsi="Times New Roman" w:cs="Times New Roman" w:hint="eastAsia"/>
                <w:sz w:val="24"/>
                <w:szCs w:val="24"/>
              </w:rPr>
              <w:t>T</w:t>
            </w:r>
            <w:r w:rsidRPr="00032A33">
              <w:rPr>
                <w:rFonts w:ascii="Times New Roman" w:hAnsi="Times New Roman" w:cs="Times New Roman"/>
                <w:sz w:val="24"/>
                <w:szCs w:val="24"/>
              </w:rPr>
              <w:t xml:space="preserve">his </w:t>
            </w:r>
            <w:r>
              <w:rPr>
                <w:rFonts w:ascii="Times New Roman" w:hAnsi="Times New Roman" w:cs="Times New Roman"/>
                <w:sz w:val="24"/>
                <w:szCs w:val="24"/>
              </w:rPr>
              <w:t xml:space="preserve">question allows us to understand the </w:t>
            </w:r>
            <w:r w:rsidRPr="00242F83">
              <w:rPr>
                <w:rFonts w:ascii="Times New Roman" w:hAnsi="Times New Roman" w:cs="Times New Roman"/>
                <w:b/>
                <w:bCs/>
                <w:sz w:val="24"/>
                <w:szCs w:val="24"/>
              </w:rPr>
              <w:t>residents’ awareness of floods</w:t>
            </w:r>
            <w:r>
              <w:rPr>
                <w:rFonts w:ascii="Times New Roman" w:hAnsi="Times New Roman" w:cs="Times New Roman"/>
                <w:sz w:val="24"/>
                <w:szCs w:val="24"/>
              </w:rPr>
              <w:t xml:space="preserve">. </w:t>
            </w:r>
          </w:p>
        </w:tc>
      </w:tr>
    </w:tbl>
    <w:p w14:paraId="18F928B1" w14:textId="77777777" w:rsidR="001F1AE2" w:rsidRDefault="003E2E81">
      <w:pPr>
        <w:rPr>
          <w:rFonts w:ascii="Times New Roman" w:eastAsia="Times New Roman" w:hAnsi="Times New Roman" w:cs="Times New Roman"/>
        </w:rPr>
      </w:pPr>
      <w:r>
        <w:rPr>
          <w:rFonts w:ascii="Times New Roman" w:eastAsia="Times New Roman" w:hAnsi="Times New Roman" w:cs="Times New Roman"/>
          <w:b/>
          <w:color w:val="00B0F0"/>
          <w:sz w:val="24"/>
          <w:szCs w:val="24"/>
        </w:rPr>
        <w:t>Part II. Household Status</w:t>
      </w:r>
    </w:p>
    <w:tbl>
      <w:tblPr>
        <w:tblW w:w="9356"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620"/>
        <w:gridCol w:w="5751"/>
        <w:gridCol w:w="993"/>
        <w:gridCol w:w="992"/>
      </w:tblGrid>
      <w:tr w:rsidR="001F1AE2" w14:paraId="18F928B4" w14:textId="77777777" w:rsidTr="0D28EAE2">
        <w:trPr>
          <w:trHeight w:val="273"/>
        </w:trPr>
        <w:tc>
          <w:tcPr>
            <w:tcW w:w="1620" w:type="dxa"/>
            <w:tcBorders>
              <w:top w:val="nil"/>
              <w:left w:val="nil"/>
              <w:bottom w:val="nil"/>
              <w:right w:val="nil"/>
            </w:tcBorders>
            <w:shd w:val="clear" w:color="auto" w:fill="auto"/>
            <w:tcMar>
              <w:top w:w="0" w:type="dxa"/>
              <w:left w:w="100" w:type="dxa"/>
              <w:bottom w:w="0" w:type="dxa"/>
              <w:right w:w="100" w:type="dxa"/>
            </w:tcMar>
          </w:tcPr>
          <w:p w14:paraId="613ABC47" w14:textId="63F05450" w:rsidR="00F0495E" w:rsidRDefault="003E2E81" w:rsidP="00214167">
            <w:pPr>
              <w:spacing w:line="240" w:lineRule="auto"/>
              <w:jc w:val="center"/>
              <w:rPr>
                <w:rFonts w:ascii="Times New Roman" w:eastAsia="Times New Roman" w:hAnsi="Times New Roman" w:cs="Times New Roman"/>
                <w:b/>
                <w:sz w:val="24"/>
                <w:szCs w:val="24"/>
              </w:rPr>
            </w:pPr>
            <w:r w:rsidRPr="00926B67">
              <w:rPr>
                <w:rFonts w:ascii="Times New Roman" w:eastAsia="Times New Roman" w:hAnsi="Times New Roman" w:cs="Times New Roman"/>
                <w:b/>
                <w:sz w:val="24"/>
                <w:szCs w:val="24"/>
                <w:highlight w:val="cyan"/>
              </w:rPr>
              <w:t xml:space="preserve">Question </w:t>
            </w:r>
            <w:r w:rsidR="00C52976">
              <w:rPr>
                <w:rFonts w:ascii="Times New Roman" w:eastAsia="Times New Roman" w:hAnsi="Times New Roman" w:cs="Times New Roman"/>
                <w:b/>
                <w:sz w:val="24"/>
                <w:szCs w:val="24"/>
                <w:highlight w:val="cyan"/>
              </w:rPr>
              <w:t>5</w:t>
            </w:r>
            <w:r w:rsidRPr="00926B67">
              <w:rPr>
                <w:rFonts w:ascii="Times New Roman" w:eastAsia="Times New Roman" w:hAnsi="Times New Roman" w:cs="Times New Roman"/>
                <w:b/>
                <w:sz w:val="24"/>
                <w:szCs w:val="24"/>
                <w:highlight w:val="cyan"/>
              </w:rPr>
              <w:t>.</w:t>
            </w:r>
          </w:p>
          <w:p w14:paraId="18F928B2" w14:textId="6AF3C914" w:rsidR="00214167" w:rsidRPr="00214167" w:rsidRDefault="00214167" w:rsidP="00214167">
            <w:pPr>
              <w:spacing w:line="240" w:lineRule="auto"/>
              <w:jc w:val="center"/>
              <w:rPr>
                <w:rFonts w:ascii="Times New Roman" w:hAnsi="Times New Roman" w:cs="Times New Roman"/>
                <w:b/>
                <w:sz w:val="24"/>
                <w:szCs w:val="24"/>
              </w:rPr>
            </w:pPr>
            <w:r w:rsidRPr="00214167">
              <w:rPr>
                <w:rFonts w:ascii="Times New Roman" w:hAnsi="Times New Roman" w:cs="Times New Roman" w:hint="eastAsia"/>
                <w:b/>
                <w:sz w:val="24"/>
                <w:szCs w:val="24"/>
                <w:highlight w:val="cyan"/>
              </w:rPr>
              <w:t>(</w:t>
            </w:r>
            <w:r w:rsidRPr="00214167">
              <w:rPr>
                <w:rFonts w:ascii="Times New Roman" w:hAnsi="Times New Roman" w:cs="Times New Roman"/>
                <w:b/>
                <w:sz w:val="24"/>
                <w:szCs w:val="24"/>
                <w:highlight w:val="cyan"/>
              </w:rPr>
              <w:t>For ABM)</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18F928B3" w14:textId="4FEA0212" w:rsidR="00F0495E" w:rsidRPr="00F0495E" w:rsidRDefault="003E2E81">
            <w:pPr>
              <w:spacing w:line="240" w:lineRule="auto"/>
              <w:jc w:val="both"/>
              <w:rPr>
                <w:rFonts w:ascii="Times New Roman" w:hAnsi="Times New Roman" w:cs="Times New Roman"/>
                <w:b/>
                <w:sz w:val="24"/>
                <w:szCs w:val="24"/>
              </w:rPr>
            </w:pPr>
            <w:r>
              <w:rPr>
                <w:rFonts w:ascii="Times New Roman" w:eastAsia="Times New Roman" w:hAnsi="Times New Roman" w:cs="Times New Roman"/>
                <w:b/>
                <w:sz w:val="24"/>
                <w:szCs w:val="24"/>
              </w:rPr>
              <w:t xml:space="preserve">Does your household </w:t>
            </w:r>
            <w:r>
              <w:rPr>
                <w:rFonts w:ascii="Times New Roman" w:eastAsia="Times New Roman" w:hAnsi="Times New Roman" w:cs="Times New Roman"/>
                <w:b/>
                <w:sz w:val="24"/>
                <w:szCs w:val="24"/>
                <w:u w:val="single"/>
              </w:rPr>
              <w:t>own a vehicle</w:t>
            </w:r>
            <w:r>
              <w:rPr>
                <w:rFonts w:ascii="Times New Roman" w:eastAsia="Times New Roman" w:hAnsi="Times New Roman" w:cs="Times New Roman"/>
                <w:b/>
                <w:sz w:val="24"/>
                <w:szCs w:val="24"/>
              </w:rPr>
              <w:t>?</w:t>
            </w:r>
          </w:p>
        </w:tc>
      </w:tr>
      <w:tr w:rsidR="001F1AE2" w14:paraId="18F928B9" w14:textId="77777777" w:rsidTr="0D28EAE2">
        <w:trPr>
          <w:trHeight w:val="1165"/>
        </w:trPr>
        <w:tc>
          <w:tcPr>
            <w:tcW w:w="1620" w:type="dxa"/>
            <w:tcBorders>
              <w:top w:val="nil"/>
              <w:left w:val="nil"/>
              <w:bottom w:val="nil"/>
              <w:right w:val="nil"/>
            </w:tcBorders>
            <w:shd w:val="clear" w:color="auto" w:fill="auto"/>
            <w:tcMar>
              <w:top w:w="100" w:type="dxa"/>
              <w:left w:w="100" w:type="dxa"/>
              <w:bottom w:w="100" w:type="dxa"/>
              <w:right w:w="100" w:type="dxa"/>
            </w:tcMar>
          </w:tcPr>
          <w:p w14:paraId="18F928B5" w14:textId="77777777" w:rsidR="001F1AE2" w:rsidRDefault="001F1AE2">
            <w:pPr>
              <w:spacing w:line="240" w:lineRule="auto"/>
              <w:rPr>
                <w:rFonts w:ascii="Times New Roman" w:eastAsia="Times New Roman" w:hAnsi="Times New Roman" w:cs="Times New Roman"/>
              </w:rPr>
            </w:pP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18F928B6" w14:textId="77777777" w:rsidR="001F1AE2" w:rsidRDefault="003E2E81">
            <w:pPr>
              <w:spacing w:line="240" w:lineRule="auto"/>
              <w:jc w:val="both"/>
              <w:rPr>
                <w:rFonts w:ascii="Times New Roman" w:eastAsia="Times New Roman" w:hAnsi="Times New Roman" w:cs="Times New Roman"/>
                <w:sz w:val="24"/>
                <w:szCs w:val="24"/>
              </w:rPr>
            </w:pPr>
            <w:r>
              <w:rPr>
                <w:rFonts w:ascii="MS Mincho" w:eastAsia="MS Mincho" w:hAnsi="MS Mincho" w:cs="MS Mincho"/>
                <w:color w:val="A6A6A6"/>
                <w:sz w:val="24"/>
                <w:szCs w:val="24"/>
              </w:rPr>
              <w:t>◯</w:t>
            </w:r>
            <w:r>
              <w:rPr>
                <w:rFonts w:ascii="Times New Roman" w:eastAsia="Times New Roman" w:hAnsi="Times New Roman" w:cs="Times New Roman"/>
                <w:sz w:val="24"/>
                <w:szCs w:val="24"/>
              </w:rPr>
              <w:t xml:space="preserve"> Yes</w:t>
            </w:r>
          </w:p>
          <w:p w14:paraId="18F928B8" w14:textId="664E0D5D" w:rsidR="001F1AE2" w:rsidRPr="00214167" w:rsidRDefault="003E2E81" w:rsidP="00214167">
            <w:pPr>
              <w:spacing w:line="240" w:lineRule="auto"/>
              <w:jc w:val="both"/>
              <w:rPr>
                <w:rFonts w:ascii="Times New Roman" w:hAnsi="Times New Roman" w:cs="Times New Roman"/>
                <w:sz w:val="24"/>
                <w:szCs w:val="24"/>
              </w:rPr>
            </w:pPr>
            <w:r>
              <w:rPr>
                <w:rFonts w:ascii="MS Mincho" w:eastAsia="MS Mincho" w:hAnsi="MS Mincho" w:cs="MS Mincho"/>
                <w:color w:val="A6A6A6"/>
                <w:sz w:val="24"/>
                <w:szCs w:val="24"/>
              </w:rPr>
              <w:t>◯</w:t>
            </w:r>
            <w:r>
              <w:rPr>
                <w:rFonts w:ascii="Times New Roman" w:eastAsia="Times New Roman" w:hAnsi="Times New Roman" w:cs="Times New Roman"/>
                <w:sz w:val="24"/>
                <w:szCs w:val="24"/>
              </w:rPr>
              <w:t xml:space="preserve"> No</w:t>
            </w:r>
          </w:p>
        </w:tc>
      </w:tr>
      <w:tr w:rsidR="00242F83" w:rsidRPr="00100626" w14:paraId="1D0CF2A5" w14:textId="77777777" w:rsidTr="0D28EAE2">
        <w:trPr>
          <w:trHeight w:val="1165"/>
        </w:trPr>
        <w:tc>
          <w:tcPr>
            <w:tcW w:w="1620" w:type="dxa"/>
            <w:tcBorders>
              <w:top w:val="nil"/>
              <w:left w:val="nil"/>
              <w:bottom w:val="nil"/>
              <w:right w:val="nil"/>
            </w:tcBorders>
            <w:shd w:val="clear" w:color="auto" w:fill="auto"/>
            <w:tcMar>
              <w:top w:w="100" w:type="dxa"/>
              <w:left w:w="100" w:type="dxa"/>
              <w:bottom w:w="100" w:type="dxa"/>
              <w:right w:w="100" w:type="dxa"/>
            </w:tcMar>
          </w:tcPr>
          <w:p w14:paraId="250A8283" w14:textId="0791E241" w:rsidR="00242F83" w:rsidRDefault="00242F83" w:rsidP="00242F83">
            <w:pPr>
              <w:spacing w:line="240" w:lineRule="auto"/>
              <w:rPr>
                <w:rFonts w:ascii="Times New Roman" w:eastAsia="Times New Roman" w:hAnsi="Times New Roman" w:cs="Times New Roman"/>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03675AD5" w14:textId="39F61D67" w:rsidR="00BA411E" w:rsidRDefault="00242F83" w:rsidP="0D28EAE2">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This question</w:t>
            </w:r>
            <w:r w:rsidR="00E36697" w:rsidRPr="0D28EAE2">
              <w:rPr>
                <w:rFonts w:ascii="Times New Roman" w:hAnsi="Times New Roman" w:cs="Times New Roman"/>
                <w:sz w:val="24"/>
                <w:szCs w:val="24"/>
                <w:lang w:val="en-US"/>
              </w:rPr>
              <w:t xml:space="preserve"> </w:t>
            </w:r>
            <w:r w:rsidR="00223113" w:rsidRPr="0D28EAE2">
              <w:rPr>
                <w:rFonts w:ascii="Times New Roman" w:hAnsi="Times New Roman" w:cs="Times New Roman"/>
                <w:sz w:val="24"/>
                <w:szCs w:val="24"/>
                <w:lang w:val="en-US"/>
              </w:rPr>
              <w:t>is designed for</w:t>
            </w:r>
            <w:r w:rsidR="00E36697" w:rsidRPr="0D28EAE2">
              <w:rPr>
                <w:rFonts w:ascii="Times New Roman" w:hAnsi="Times New Roman" w:cs="Times New Roman"/>
                <w:sz w:val="24"/>
                <w:szCs w:val="24"/>
                <w:lang w:val="en-US"/>
              </w:rPr>
              <w:t xml:space="preserve"> </w:t>
            </w:r>
            <w:r w:rsidR="00E36697" w:rsidRPr="0D28EAE2">
              <w:rPr>
                <w:rFonts w:ascii="Times New Roman" w:hAnsi="Times New Roman" w:cs="Times New Roman"/>
                <w:b/>
                <w:bCs/>
                <w:sz w:val="24"/>
                <w:szCs w:val="24"/>
                <w:lang w:val="en-US"/>
              </w:rPr>
              <w:t>identify</w:t>
            </w:r>
            <w:r w:rsidR="00223113" w:rsidRPr="0D28EAE2">
              <w:rPr>
                <w:rFonts w:ascii="Times New Roman" w:hAnsi="Times New Roman" w:cs="Times New Roman"/>
                <w:b/>
                <w:bCs/>
                <w:sz w:val="24"/>
                <w:szCs w:val="24"/>
                <w:lang w:val="en-US"/>
              </w:rPr>
              <w:t>ing</w:t>
            </w:r>
            <w:r w:rsidR="00E36697" w:rsidRPr="0D28EAE2">
              <w:rPr>
                <w:rFonts w:ascii="Times New Roman" w:hAnsi="Times New Roman" w:cs="Times New Roman"/>
                <w:b/>
                <w:bCs/>
                <w:sz w:val="24"/>
                <w:szCs w:val="24"/>
                <w:lang w:val="en-US"/>
              </w:rPr>
              <w:t xml:space="preserve"> MG and UMG</w:t>
            </w:r>
            <w:r w:rsidR="00100626" w:rsidRPr="0D28EAE2">
              <w:rPr>
                <w:rFonts w:ascii="Times New Roman" w:hAnsi="Times New Roman" w:cs="Times New Roman"/>
                <w:sz w:val="24"/>
                <w:szCs w:val="24"/>
                <w:lang w:val="en-US"/>
              </w:rPr>
              <w:t xml:space="preserve">. </w:t>
            </w:r>
          </w:p>
          <w:p w14:paraId="396053E1" w14:textId="77777777" w:rsidR="00BA411E" w:rsidRDefault="00BA411E" w:rsidP="00242F83">
            <w:pPr>
              <w:spacing w:line="240" w:lineRule="auto"/>
              <w:jc w:val="both"/>
              <w:rPr>
                <w:rFonts w:ascii="Times New Roman" w:hAnsi="Times New Roman" w:cs="Times New Roman"/>
                <w:sz w:val="24"/>
                <w:szCs w:val="24"/>
              </w:rPr>
            </w:pPr>
          </w:p>
          <w:p w14:paraId="1F3DB31C" w14:textId="614CD789" w:rsidR="00242F83" w:rsidRDefault="00100626" w:rsidP="0D28EAE2">
            <w:pPr>
              <w:spacing w:line="240" w:lineRule="auto"/>
              <w:jc w:val="both"/>
              <w:rPr>
                <w:rFonts w:ascii="MS Mincho" w:eastAsia="MS Mincho" w:hAnsi="MS Mincho" w:cs="MS Mincho"/>
                <w:color w:val="A6A6A6"/>
                <w:sz w:val="24"/>
                <w:szCs w:val="24"/>
                <w:lang w:val="en-US"/>
              </w:rPr>
            </w:pPr>
            <w:proofErr w:type="gramStart"/>
            <w:r w:rsidRPr="0D28EAE2">
              <w:rPr>
                <w:rFonts w:ascii="Times New Roman" w:hAnsi="Times New Roman" w:cs="Times New Roman"/>
                <w:b/>
                <w:bCs/>
                <w:sz w:val="24"/>
                <w:szCs w:val="24"/>
                <w:lang w:val="en-US"/>
              </w:rPr>
              <w:t>Owing</w:t>
            </w:r>
            <w:proofErr w:type="gramEnd"/>
            <w:r w:rsidRPr="0D28EAE2">
              <w:rPr>
                <w:rFonts w:ascii="Times New Roman" w:hAnsi="Times New Roman" w:cs="Times New Roman"/>
                <w:b/>
                <w:bCs/>
                <w:sz w:val="24"/>
                <w:szCs w:val="24"/>
                <w:lang w:val="en-US"/>
              </w:rPr>
              <w:t xml:space="preserve"> a vehicle or not</w:t>
            </w:r>
            <w:r w:rsidRPr="0D28EAE2">
              <w:rPr>
                <w:rFonts w:ascii="Times New Roman" w:hAnsi="Times New Roman" w:cs="Times New Roman"/>
                <w:sz w:val="24"/>
                <w:szCs w:val="24"/>
                <w:lang w:val="en-US"/>
              </w:rPr>
              <w:t xml:space="preserve"> is </w:t>
            </w:r>
            <w:r w:rsidR="00D40DDD" w:rsidRPr="0D28EAE2">
              <w:rPr>
                <w:rFonts w:ascii="Times New Roman" w:hAnsi="Times New Roman" w:cs="Times New Roman"/>
                <w:sz w:val="24"/>
                <w:szCs w:val="24"/>
                <w:lang w:val="en-US"/>
              </w:rPr>
              <w:t xml:space="preserve">one of most significant indicators for </w:t>
            </w:r>
            <w:r w:rsidR="00DF4AC9" w:rsidRPr="0D28EAE2">
              <w:rPr>
                <w:rFonts w:ascii="Times New Roman" w:hAnsi="Times New Roman" w:cs="Times New Roman"/>
                <w:b/>
                <w:bCs/>
                <w:sz w:val="24"/>
                <w:szCs w:val="24"/>
                <w:lang w:val="en-US"/>
              </w:rPr>
              <w:t>social vulnerability index</w:t>
            </w:r>
            <w:r w:rsidR="00BA411E" w:rsidRPr="0D28EAE2">
              <w:rPr>
                <w:rFonts w:ascii="Times New Roman" w:hAnsi="Times New Roman" w:cs="Times New Roman"/>
                <w:sz w:val="24"/>
                <w:szCs w:val="24"/>
                <w:lang w:val="en-US"/>
              </w:rPr>
              <w:t xml:space="preserve"> </w:t>
            </w:r>
            <w:r w:rsidR="00BA411E" w:rsidRPr="0D28EAE2">
              <w:rPr>
                <w:rFonts w:ascii="Times New Roman" w:hAnsi="Times New Roman" w:cs="Times New Roman"/>
                <w:b/>
                <w:bCs/>
                <w:sz w:val="24"/>
                <w:szCs w:val="24"/>
                <w:lang w:val="en-US"/>
              </w:rPr>
              <w:t>(SVI)</w:t>
            </w:r>
            <w:r w:rsidR="00DF4AC9" w:rsidRPr="0D28EAE2">
              <w:rPr>
                <w:rFonts w:ascii="Times New Roman" w:hAnsi="Times New Roman" w:cs="Times New Roman"/>
                <w:b/>
                <w:bCs/>
                <w:sz w:val="24"/>
                <w:szCs w:val="24"/>
                <w:lang w:val="en-US"/>
              </w:rPr>
              <w:t>.</w:t>
            </w:r>
            <w:r w:rsidR="00DF4AC9" w:rsidRPr="0D28EAE2">
              <w:rPr>
                <w:rFonts w:ascii="Times New Roman" w:hAnsi="Times New Roman" w:cs="Times New Roman"/>
                <w:sz w:val="24"/>
                <w:szCs w:val="24"/>
                <w:lang w:val="en-US"/>
              </w:rPr>
              <w:t xml:space="preserve"> </w:t>
            </w:r>
            <w:r w:rsidR="00070A88" w:rsidRPr="0D28EAE2">
              <w:rPr>
                <w:rFonts w:ascii="Times New Roman" w:hAnsi="Times New Roman" w:cs="Times New Roman"/>
                <w:sz w:val="24"/>
                <w:szCs w:val="24"/>
                <w:lang w:val="en-US"/>
              </w:rPr>
              <w:t>If the households who live in the area with poor transportation do not have their own car</w:t>
            </w:r>
            <w:r w:rsidR="0032051D" w:rsidRPr="0D28EAE2">
              <w:rPr>
                <w:rFonts w:ascii="Times New Roman" w:hAnsi="Times New Roman" w:cs="Times New Roman"/>
                <w:sz w:val="24"/>
                <w:szCs w:val="24"/>
                <w:lang w:val="en-US"/>
              </w:rPr>
              <w:t xml:space="preserve">, it is inconvenient to retreat and </w:t>
            </w:r>
            <w:r w:rsidR="00BA411E" w:rsidRPr="0D28EAE2">
              <w:rPr>
                <w:rFonts w:ascii="Times New Roman" w:hAnsi="Times New Roman" w:cs="Times New Roman"/>
                <w:sz w:val="24"/>
                <w:szCs w:val="24"/>
                <w:lang w:val="en-US"/>
              </w:rPr>
              <w:t xml:space="preserve">move to </w:t>
            </w:r>
            <w:proofErr w:type="gramStart"/>
            <w:r w:rsidR="00BA411E" w:rsidRPr="0D28EAE2">
              <w:rPr>
                <w:rFonts w:ascii="Times New Roman" w:hAnsi="Times New Roman" w:cs="Times New Roman"/>
                <w:sz w:val="24"/>
                <w:szCs w:val="24"/>
                <w:lang w:val="en-US"/>
              </w:rPr>
              <w:t>the safe</w:t>
            </w:r>
            <w:proofErr w:type="gramEnd"/>
            <w:r w:rsidR="00BA411E" w:rsidRPr="0D28EAE2">
              <w:rPr>
                <w:rFonts w:ascii="Times New Roman" w:hAnsi="Times New Roman" w:cs="Times New Roman"/>
                <w:sz w:val="24"/>
                <w:szCs w:val="24"/>
                <w:lang w:val="en-US"/>
              </w:rPr>
              <w:t xml:space="preserve"> places when floods come.</w:t>
            </w:r>
          </w:p>
        </w:tc>
      </w:tr>
      <w:tr w:rsidR="001F1AE2" w14:paraId="18F928BC" w14:textId="77777777" w:rsidTr="0D28EAE2">
        <w:trPr>
          <w:trHeight w:val="329"/>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18F928BA" w14:textId="39E7C574" w:rsidR="001F1AE2" w:rsidRDefault="003E2E81" w:rsidP="0D28EAE2">
            <w:pPr>
              <w:spacing w:line="240" w:lineRule="auto"/>
              <w:rPr>
                <w:rFonts w:ascii="Times New Roman" w:eastAsia="Times New Roman" w:hAnsi="Times New Roman" w:cs="Times New Roman"/>
                <w:b/>
                <w:bCs/>
                <w:sz w:val="24"/>
                <w:szCs w:val="24"/>
                <w:lang w:val="en-US"/>
              </w:rPr>
            </w:pPr>
            <w:r w:rsidRPr="0D28EAE2">
              <w:rPr>
                <w:rFonts w:ascii="Times New Roman" w:eastAsia="Times New Roman" w:hAnsi="Times New Roman" w:cs="Times New Roman"/>
                <w:b/>
                <w:bCs/>
                <w:sz w:val="24"/>
                <w:szCs w:val="24"/>
                <w:lang w:val="en-US"/>
              </w:rPr>
              <w:t xml:space="preserve">Question </w:t>
            </w:r>
            <w:r w:rsidR="00C52976">
              <w:rPr>
                <w:rFonts w:ascii="Times New Roman" w:eastAsia="Times New Roman" w:hAnsi="Times New Roman" w:cs="Times New Roman"/>
                <w:b/>
                <w:bCs/>
                <w:sz w:val="24"/>
                <w:szCs w:val="24"/>
                <w:lang w:val="en-US"/>
              </w:rPr>
              <w:t>6</w:t>
            </w:r>
            <w:r w:rsidR="00852B73">
              <w:rPr>
                <w:rFonts w:ascii="Times New Roman" w:eastAsia="Times New Roman" w:hAnsi="Times New Roman" w:cs="Times New Roman"/>
                <w:b/>
                <w:bCs/>
                <w:sz w:val="24"/>
                <w:szCs w:val="24"/>
                <w:lang w:val="en-US"/>
              </w:rPr>
              <w:t>.</w:t>
            </w:r>
            <w:r w:rsidRPr="0D28EAE2">
              <w:rPr>
                <w:rFonts w:ascii="Times New Roman" w:eastAsia="Times New Roman" w:hAnsi="Times New Roman" w:cs="Times New Roman"/>
                <w:b/>
                <w:bCs/>
                <w:sz w:val="24"/>
                <w:szCs w:val="24"/>
                <w:lang w:val="en-US"/>
              </w:rPr>
              <w:t xml:space="preserve">  </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18F928BB" w14:textId="77777777" w:rsidR="001F1AE2" w:rsidRDefault="003E2E81" w:rsidP="0D28EAE2">
            <w:pPr>
              <w:spacing w:line="240" w:lineRule="auto"/>
              <w:jc w:val="both"/>
              <w:rPr>
                <w:rFonts w:ascii="Times New Roman" w:eastAsia="Times New Roman" w:hAnsi="Times New Roman" w:cs="Times New Roman"/>
                <w:i/>
                <w:iCs/>
                <w:sz w:val="24"/>
                <w:szCs w:val="24"/>
                <w:lang w:val="en-US"/>
              </w:rPr>
            </w:pPr>
            <w:r w:rsidRPr="0D28EAE2">
              <w:rPr>
                <w:rFonts w:ascii="Times New Roman" w:eastAsia="Times New Roman" w:hAnsi="Times New Roman" w:cs="Times New Roman"/>
                <w:b/>
                <w:bCs/>
                <w:sz w:val="24"/>
                <w:szCs w:val="24"/>
                <w:lang w:val="en-US"/>
              </w:rPr>
              <w:t xml:space="preserve">Do you or anyone in your family have </w:t>
            </w:r>
            <w:r w:rsidRPr="0D28EAE2">
              <w:rPr>
                <w:rFonts w:ascii="Times New Roman" w:eastAsia="Times New Roman" w:hAnsi="Times New Roman" w:cs="Times New Roman"/>
                <w:b/>
                <w:bCs/>
                <w:sz w:val="24"/>
                <w:szCs w:val="24"/>
                <w:u w:val="single"/>
                <w:lang w:val="en-US"/>
              </w:rPr>
              <w:t>physical disabilities</w:t>
            </w:r>
            <w:r w:rsidRPr="0D28EAE2">
              <w:rPr>
                <w:rFonts w:ascii="Times New Roman" w:eastAsia="Times New Roman" w:hAnsi="Times New Roman" w:cs="Times New Roman"/>
                <w:b/>
                <w:bCs/>
                <w:sz w:val="24"/>
                <w:szCs w:val="24"/>
                <w:lang w:val="en-US"/>
              </w:rPr>
              <w:t xml:space="preserve"> (i.e. visual, cognitive, mobility, hearing, and speech difficulty, etc.)?</w:t>
            </w:r>
          </w:p>
        </w:tc>
      </w:tr>
      <w:tr w:rsidR="001F1AE2" w14:paraId="18F928C1" w14:textId="77777777" w:rsidTr="0D28EAE2">
        <w:trPr>
          <w:trHeight w:val="877"/>
        </w:trPr>
        <w:tc>
          <w:tcPr>
            <w:tcW w:w="1620" w:type="dxa"/>
            <w:vMerge/>
            <w:tcMar>
              <w:top w:w="0" w:type="dxa"/>
              <w:left w:w="100" w:type="dxa"/>
              <w:bottom w:w="0" w:type="dxa"/>
              <w:right w:w="100" w:type="dxa"/>
            </w:tcMar>
          </w:tcPr>
          <w:p w14:paraId="18F928BD" w14:textId="77777777" w:rsidR="001F1AE2" w:rsidRDefault="001F1AE2">
            <w:pPr>
              <w:widowControl w:val="0"/>
              <w:pBdr>
                <w:top w:val="nil"/>
                <w:left w:val="nil"/>
                <w:bottom w:val="nil"/>
                <w:right w:val="nil"/>
                <w:between w:val="nil"/>
              </w:pBdr>
              <w:rPr>
                <w:rFonts w:ascii="Times New Roman" w:eastAsia="Times New Roman" w:hAnsi="Times New Roman" w:cs="Times New Roman"/>
                <w:i/>
                <w:sz w:val="24"/>
                <w:szCs w:val="24"/>
              </w:rPr>
            </w:pP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18F928BE" w14:textId="77777777" w:rsidR="001F1AE2" w:rsidRDefault="003E2E81">
            <w:pPr>
              <w:spacing w:line="240" w:lineRule="auto"/>
              <w:jc w:val="both"/>
              <w:rPr>
                <w:rFonts w:ascii="Times New Roman" w:eastAsia="Times New Roman" w:hAnsi="Times New Roman" w:cs="Times New Roman"/>
                <w:sz w:val="24"/>
                <w:szCs w:val="24"/>
              </w:rPr>
            </w:pPr>
            <w:r>
              <w:rPr>
                <w:rFonts w:ascii="MS Mincho" w:eastAsia="MS Mincho" w:hAnsi="MS Mincho" w:cs="MS Mincho"/>
                <w:color w:val="A6A6A6"/>
                <w:sz w:val="24"/>
                <w:szCs w:val="24"/>
              </w:rPr>
              <w:t>◯</w:t>
            </w:r>
            <w:r>
              <w:rPr>
                <w:rFonts w:ascii="Times New Roman" w:eastAsia="Times New Roman" w:hAnsi="Times New Roman" w:cs="Times New Roman"/>
                <w:sz w:val="24"/>
                <w:szCs w:val="24"/>
              </w:rPr>
              <w:t xml:space="preserve"> Yes</w:t>
            </w:r>
          </w:p>
          <w:p w14:paraId="18F928BF" w14:textId="77777777" w:rsidR="001F1AE2" w:rsidRDefault="003E2E81">
            <w:pPr>
              <w:spacing w:line="240" w:lineRule="auto"/>
              <w:jc w:val="both"/>
              <w:rPr>
                <w:rFonts w:ascii="Times New Roman" w:eastAsia="Times New Roman" w:hAnsi="Times New Roman" w:cs="Times New Roman"/>
                <w:sz w:val="24"/>
                <w:szCs w:val="24"/>
              </w:rPr>
            </w:pPr>
            <w:r>
              <w:rPr>
                <w:rFonts w:ascii="MS Mincho" w:eastAsia="MS Mincho" w:hAnsi="MS Mincho" w:cs="MS Mincho"/>
                <w:color w:val="A6A6A6"/>
                <w:sz w:val="24"/>
                <w:szCs w:val="24"/>
              </w:rPr>
              <w:t>◯</w:t>
            </w:r>
            <w:r>
              <w:rPr>
                <w:color w:val="A6A6A6"/>
                <w:sz w:val="24"/>
                <w:szCs w:val="24"/>
              </w:rPr>
              <w:t xml:space="preserve"> </w:t>
            </w:r>
            <w:r>
              <w:rPr>
                <w:rFonts w:ascii="Times New Roman" w:eastAsia="Times New Roman" w:hAnsi="Times New Roman" w:cs="Times New Roman"/>
                <w:sz w:val="24"/>
                <w:szCs w:val="24"/>
              </w:rPr>
              <w:t>No</w:t>
            </w:r>
          </w:p>
          <w:p w14:paraId="18F928C0" w14:textId="77777777" w:rsidR="001F1AE2" w:rsidRDefault="001F1AE2">
            <w:pPr>
              <w:spacing w:line="240" w:lineRule="auto"/>
              <w:jc w:val="both"/>
              <w:rPr>
                <w:rFonts w:ascii="Times New Roman" w:eastAsia="Times New Roman" w:hAnsi="Times New Roman" w:cs="Times New Roman"/>
                <w:b/>
                <w:sz w:val="24"/>
                <w:szCs w:val="24"/>
              </w:rPr>
            </w:pPr>
          </w:p>
        </w:tc>
      </w:tr>
      <w:tr w:rsidR="00BA411E" w14:paraId="10A7FD44" w14:textId="77777777" w:rsidTr="0D28EAE2">
        <w:trPr>
          <w:trHeight w:val="877"/>
        </w:trPr>
        <w:tc>
          <w:tcPr>
            <w:tcW w:w="1620" w:type="dxa"/>
            <w:tcBorders>
              <w:top w:val="nil"/>
              <w:left w:val="nil"/>
              <w:bottom w:val="nil"/>
              <w:right w:val="nil"/>
            </w:tcBorders>
            <w:shd w:val="clear" w:color="auto" w:fill="auto"/>
            <w:tcMar>
              <w:top w:w="0" w:type="dxa"/>
              <w:left w:w="100" w:type="dxa"/>
              <w:bottom w:w="0" w:type="dxa"/>
              <w:right w:w="100" w:type="dxa"/>
            </w:tcMar>
          </w:tcPr>
          <w:p w14:paraId="5CB56EAE" w14:textId="4E861956" w:rsidR="00BA411E" w:rsidRDefault="00BA411E" w:rsidP="00BA411E">
            <w:pPr>
              <w:widowControl w:val="0"/>
              <w:pBdr>
                <w:top w:val="nil"/>
                <w:left w:val="nil"/>
                <w:bottom w:val="nil"/>
                <w:right w:val="nil"/>
                <w:between w:val="nil"/>
              </w:pBdr>
              <w:rPr>
                <w:rFonts w:ascii="Times New Roman" w:eastAsia="Times New Roman" w:hAnsi="Times New Roman" w:cs="Times New Roman"/>
                <w:i/>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02817950" w14:textId="77777777" w:rsidR="0016158E" w:rsidRDefault="00BA411E" w:rsidP="0D28EAE2">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 xml:space="preserve">This question provides </w:t>
            </w:r>
            <w:proofErr w:type="gramStart"/>
            <w:r w:rsidRPr="0D28EAE2">
              <w:rPr>
                <w:rFonts w:ascii="Times New Roman" w:hAnsi="Times New Roman" w:cs="Times New Roman"/>
                <w:sz w:val="24"/>
                <w:szCs w:val="24"/>
                <w:lang w:val="en-US"/>
              </w:rPr>
              <w:t>the information</w:t>
            </w:r>
            <w:proofErr w:type="gramEnd"/>
            <w:r w:rsidRPr="0D28EAE2">
              <w:rPr>
                <w:rFonts w:ascii="Times New Roman" w:hAnsi="Times New Roman" w:cs="Times New Roman"/>
                <w:sz w:val="24"/>
                <w:szCs w:val="24"/>
                <w:lang w:val="en-US"/>
              </w:rPr>
              <w:t xml:space="preserve"> about </w:t>
            </w:r>
            <w:r w:rsidRPr="0D28EAE2">
              <w:rPr>
                <w:rFonts w:ascii="Times New Roman" w:hAnsi="Times New Roman" w:cs="Times New Roman"/>
                <w:b/>
                <w:bCs/>
                <w:sz w:val="24"/>
                <w:szCs w:val="24"/>
                <w:lang w:val="en-US"/>
              </w:rPr>
              <w:t>social vulnerability</w:t>
            </w:r>
            <w:r w:rsidRPr="0D28EAE2">
              <w:rPr>
                <w:rFonts w:ascii="Times New Roman" w:hAnsi="Times New Roman" w:cs="Times New Roman"/>
                <w:sz w:val="24"/>
                <w:szCs w:val="24"/>
                <w:lang w:val="en-US"/>
              </w:rPr>
              <w:t>.</w:t>
            </w:r>
            <w:r w:rsidR="00223113" w:rsidRPr="0D28EAE2">
              <w:rPr>
                <w:rFonts w:ascii="Times New Roman" w:hAnsi="Times New Roman" w:cs="Times New Roman"/>
                <w:sz w:val="24"/>
                <w:szCs w:val="24"/>
                <w:lang w:val="en-US"/>
              </w:rPr>
              <w:t xml:space="preserve"> </w:t>
            </w:r>
          </w:p>
          <w:p w14:paraId="7042474F" w14:textId="77777777" w:rsidR="0016158E" w:rsidRDefault="0016158E" w:rsidP="00BA411E">
            <w:pPr>
              <w:spacing w:line="240" w:lineRule="auto"/>
              <w:jc w:val="both"/>
              <w:rPr>
                <w:rFonts w:ascii="Times New Roman" w:hAnsi="Times New Roman" w:cs="Times New Roman"/>
                <w:sz w:val="24"/>
                <w:szCs w:val="24"/>
              </w:rPr>
            </w:pPr>
          </w:p>
          <w:p w14:paraId="3763F482" w14:textId="3C179880" w:rsidR="00BA411E" w:rsidRDefault="00223113" w:rsidP="0D28EAE2">
            <w:pPr>
              <w:spacing w:line="240" w:lineRule="auto"/>
              <w:jc w:val="both"/>
              <w:rPr>
                <w:rFonts w:ascii="MS Mincho" w:eastAsia="MS Mincho" w:hAnsi="MS Mincho" w:cs="MS Mincho"/>
                <w:color w:val="A6A6A6"/>
                <w:sz w:val="24"/>
                <w:szCs w:val="24"/>
                <w:lang w:val="en-US"/>
              </w:rPr>
            </w:pPr>
            <w:r w:rsidRPr="0D28EAE2">
              <w:rPr>
                <w:rFonts w:ascii="Times New Roman" w:hAnsi="Times New Roman" w:cs="Times New Roman"/>
                <w:sz w:val="24"/>
                <w:szCs w:val="24"/>
                <w:lang w:val="en-US"/>
              </w:rPr>
              <w:t>The people with physical disabilities</w:t>
            </w:r>
            <w:r w:rsidR="00BF57BD" w:rsidRPr="0D28EAE2">
              <w:rPr>
                <w:rFonts w:ascii="Times New Roman" w:hAnsi="Times New Roman" w:cs="Times New Roman"/>
                <w:sz w:val="24"/>
                <w:szCs w:val="24"/>
                <w:lang w:val="en-US"/>
              </w:rPr>
              <w:t xml:space="preserve"> such like elders, disabled, and </w:t>
            </w:r>
            <w:r w:rsidR="005C61C9" w:rsidRPr="0D28EAE2">
              <w:rPr>
                <w:rFonts w:ascii="Times New Roman" w:hAnsi="Times New Roman" w:cs="Times New Roman"/>
                <w:sz w:val="24"/>
                <w:szCs w:val="24"/>
                <w:lang w:val="en-US"/>
              </w:rPr>
              <w:t>patients are vulnerab</w:t>
            </w:r>
            <w:r w:rsidR="00594DE0" w:rsidRPr="0D28EAE2">
              <w:rPr>
                <w:rFonts w:ascii="Times New Roman" w:hAnsi="Times New Roman" w:cs="Times New Roman"/>
                <w:sz w:val="24"/>
                <w:szCs w:val="24"/>
                <w:lang w:val="en-US"/>
              </w:rPr>
              <w:t xml:space="preserve">le since they are </w:t>
            </w:r>
            <w:r w:rsidR="00E1742B" w:rsidRPr="0D28EAE2">
              <w:rPr>
                <w:rFonts w:ascii="Times New Roman" w:hAnsi="Times New Roman" w:cs="Times New Roman"/>
                <w:sz w:val="24"/>
                <w:szCs w:val="24"/>
                <w:lang w:val="en-US"/>
              </w:rPr>
              <w:t xml:space="preserve">insensitive to </w:t>
            </w:r>
            <w:r w:rsidR="006A09C1" w:rsidRPr="0D28EAE2">
              <w:rPr>
                <w:rFonts w:ascii="Times New Roman" w:hAnsi="Times New Roman" w:cs="Times New Roman"/>
                <w:sz w:val="24"/>
                <w:szCs w:val="24"/>
                <w:lang w:val="en-US"/>
              </w:rPr>
              <w:t>signals</w:t>
            </w:r>
            <w:r w:rsidR="00A81CE8" w:rsidRPr="0D28EAE2">
              <w:rPr>
                <w:rFonts w:ascii="Times New Roman" w:hAnsi="Times New Roman" w:cs="Times New Roman"/>
                <w:sz w:val="24"/>
                <w:szCs w:val="24"/>
                <w:lang w:val="en-US"/>
              </w:rPr>
              <w:t xml:space="preserve"> of natural hazards</w:t>
            </w:r>
            <w:r w:rsidR="006A09C1" w:rsidRPr="0D28EAE2">
              <w:rPr>
                <w:rFonts w:ascii="Times New Roman" w:hAnsi="Times New Roman" w:cs="Times New Roman"/>
                <w:sz w:val="24"/>
                <w:szCs w:val="24"/>
                <w:lang w:val="en-US"/>
              </w:rPr>
              <w:t xml:space="preserve">, </w:t>
            </w:r>
            <w:r w:rsidR="00A81CE8" w:rsidRPr="0D28EAE2">
              <w:rPr>
                <w:rFonts w:ascii="Times New Roman" w:hAnsi="Times New Roman" w:cs="Times New Roman"/>
                <w:sz w:val="24"/>
                <w:szCs w:val="24"/>
                <w:lang w:val="en-US"/>
              </w:rPr>
              <w:t xml:space="preserve">hard to receive </w:t>
            </w:r>
            <w:r w:rsidR="00627502" w:rsidRPr="0D28EAE2">
              <w:rPr>
                <w:rFonts w:ascii="Times New Roman" w:hAnsi="Times New Roman" w:cs="Times New Roman"/>
                <w:sz w:val="24"/>
                <w:szCs w:val="24"/>
                <w:lang w:val="en-US"/>
              </w:rPr>
              <w:t xml:space="preserve">any </w:t>
            </w:r>
            <w:r w:rsidR="006A09C1" w:rsidRPr="0D28EAE2">
              <w:rPr>
                <w:rFonts w:ascii="Times New Roman" w:hAnsi="Times New Roman" w:cs="Times New Roman"/>
                <w:sz w:val="24"/>
                <w:szCs w:val="24"/>
                <w:lang w:val="en-US"/>
              </w:rPr>
              <w:t>information</w:t>
            </w:r>
            <w:r w:rsidR="00A81CE8" w:rsidRPr="0D28EAE2">
              <w:rPr>
                <w:rFonts w:ascii="Times New Roman" w:hAnsi="Times New Roman" w:cs="Times New Roman"/>
                <w:sz w:val="24"/>
                <w:szCs w:val="24"/>
                <w:lang w:val="en-US"/>
              </w:rPr>
              <w:t xml:space="preserve"> </w:t>
            </w:r>
            <w:r w:rsidR="00627502" w:rsidRPr="0D28EAE2">
              <w:rPr>
                <w:rFonts w:ascii="Times New Roman" w:hAnsi="Times New Roman" w:cs="Times New Roman"/>
                <w:sz w:val="24"/>
                <w:szCs w:val="24"/>
                <w:lang w:val="en-US"/>
              </w:rPr>
              <w:t>about disaster</w:t>
            </w:r>
            <w:r w:rsidR="0016158E" w:rsidRPr="0D28EAE2">
              <w:rPr>
                <w:rFonts w:ascii="Times New Roman" w:hAnsi="Times New Roman" w:cs="Times New Roman"/>
                <w:sz w:val="24"/>
                <w:szCs w:val="24"/>
                <w:lang w:val="en-US"/>
              </w:rPr>
              <w:t xml:space="preserve"> and relocate to other place.</w:t>
            </w:r>
          </w:p>
        </w:tc>
      </w:tr>
      <w:tr w:rsidR="001F1AE2" w14:paraId="18F928C6" w14:textId="77777777" w:rsidTr="0D28EAE2">
        <w:trPr>
          <w:trHeight w:val="345"/>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18F928C2" w14:textId="00912867" w:rsidR="001F1AE2" w:rsidRDefault="003E2E81">
            <w:pPr>
              <w:spacing w:line="240" w:lineRule="auto"/>
              <w:rPr>
                <w:rFonts w:ascii="Times New Roman" w:eastAsia="Times New Roman" w:hAnsi="Times New Roman" w:cs="Times New Roman"/>
                <w:b/>
                <w:sz w:val="24"/>
                <w:szCs w:val="24"/>
                <w:highlight w:val="cyan"/>
              </w:rPr>
            </w:pPr>
            <w:r w:rsidRPr="00F9237D">
              <w:rPr>
                <w:rFonts w:ascii="Times New Roman" w:eastAsia="Times New Roman" w:hAnsi="Times New Roman" w:cs="Times New Roman"/>
                <w:b/>
                <w:sz w:val="24"/>
                <w:szCs w:val="24"/>
                <w:highlight w:val="cyan"/>
              </w:rPr>
              <w:t xml:space="preserve">Question </w:t>
            </w:r>
            <w:r w:rsidR="00C52976">
              <w:rPr>
                <w:rFonts w:ascii="Times New Roman" w:eastAsia="Times New Roman" w:hAnsi="Times New Roman" w:cs="Times New Roman"/>
                <w:b/>
                <w:sz w:val="24"/>
                <w:szCs w:val="24"/>
                <w:highlight w:val="cyan"/>
              </w:rPr>
              <w:t>7</w:t>
            </w:r>
            <w:r w:rsidRPr="00F9237D">
              <w:rPr>
                <w:rFonts w:ascii="Times New Roman" w:eastAsia="Times New Roman" w:hAnsi="Times New Roman" w:cs="Times New Roman"/>
                <w:b/>
                <w:sz w:val="24"/>
                <w:szCs w:val="24"/>
                <w:highlight w:val="cyan"/>
              </w:rPr>
              <w:t>.</w:t>
            </w:r>
          </w:p>
          <w:p w14:paraId="0067B279" w14:textId="70C9EB6D" w:rsidR="00B03EBA" w:rsidRPr="00B03EBA" w:rsidRDefault="00B03EBA">
            <w:pPr>
              <w:spacing w:line="240" w:lineRule="auto"/>
              <w:rPr>
                <w:rFonts w:ascii="Times New Roman" w:hAnsi="Times New Roman" w:cs="Times New Roman"/>
                <w:b/>
                <w:sz w:val="24"/>
                <w:szCs w:val="24"/>
                <w:highlight w:val="cyan"/>
              </w:rPr>
            </w:pPr>
            <w:r>
              <w:rPr>
                <w:rFonts w:ascii="Times New Roman" w:hAnsi="Times New Roman" w:cs="Times New Roman"/>
                <w:b/>
                <w:sz w:val="24"/>
                <w:szCs w:val="24"/>
                <w:highlight w:val="cyan"/>
              </w:rPr>
              <w:t>(</w:t>
            </w:r>
            <w:r>
              <w:rPr>
                <w:rFonts w:ascii="Times New Roman" w:hAnsi="Times New Roman" w:cs="Times New Roman" w:hint="eastAsia"/>
                <w:b/>
                <w:sz w:val="24"/>
                <w:szCs w:val="24"/>
                <w:highlight w:val="cyan"/>
              </w:rPr>
              <w:t>F</w:t>
            </w:r>
            <w:r>
              <w:rPr>
                <w:rFonts w:ascii="Times New Roman" w:hAnsi="Times New Roman" w:cs="Times New Roman"/>
                <w:b/>
                <w:sz w:val="24"/>
                <w:szCs w:val="24"/>
                <w:highlight w:val="cyan"/>
              </w:rPr>
              <w:t>or ABM)</w:t>
            </w:r>
          </w:p>
          <w:p w14:paraId="18F928C3" w14:textId="77777777" w:rsidR="001F1AE2" w:rsidRDefault="003E2E81">
            <w:pP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 </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18F928C4" w14:textId="77777777" w:rsidR="001F1AE2" w:rsidRDefault="003E2E81">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How many people</w:t>
            </w:r>
            <w:r>
              <w:rPr>
                <w:rFonts w:ascii="Times New Roman" w:eastAsia="Times New Roman" w:hAnsi="Times New Roman" w:cs="Times New Roman"/>
                <w:b/>
                <w:sz w:val="24"/>
                <w:szCs w:val="24"/>
              </w:rPr>
              <w:t xml:space="preserve"> live in your household?</w:t>
            </w:r>
          </w:p>
          <w:p w14:paraId="18F928C5" w14:textId="77777777" w:rsidR="001F1AE2" w:rsidRDefault="003E2E81">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sz w:val="24"/>
                <w:szCs w:val="24"/>
              </w:rPr>
              <w:t>Please answer with the number.</w:t>
            </w:r>
          </w:p>
        </w:tc>
      </w:tr>
      <w:tr w:rsidR="001F1AE2" w14:paraId="18F928CA" w14:textId="77777777" w:rsidTr="0D28EAE2">
        <w:trPr>
          <w:trHeight w:val="537"/>
        </w:trPr>
        <w:tc>
          <w:tcPr>
            <w:tcW w:w="1620" w:type="dxa"/>
            <w:vMerge/>
            <w:tcMar>
              <w:top w:w="0" w:type="dxa"/>
              <w:left w:w="100" w:type="dxa"/>
              <w:bottom w:w="0" w:type="dxa"/>
              <w:right w:w="100" w:type="dxa"/>
            </w:tcMar>
          </w:tcPr>
          <w:p w14:paraId="18F928C7" w14:textId="77777777" w:rsidR="001F1AE2" w:rsidRDefault="001F1AE2">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00322308" w14:textId="77777777" w:rsidR="005B476C" w:rsidRPr="001D2F4A" w:rsidRDefault="005B476C" w:rsidP="005B476C">
            <w:pPr>
              <w:spacing w:line="240" w:lineRule="auto"/>
              <w:ind w:left="260" w:hanging="100"/>
              <w:rPr>
                <w:rFonts w:ascii="Times New Roman" w:hAnsi="Times New Roman" w:cs="Times New Roman"/>
                <w:b/>
                <w:color w:val="333333"/>
                <w:sz w:val="24"/>
                <w:szCs w:val="24"/>
                <w:highlight w:val="white"/>
              </w:rPr>
            </w:pPr>
            <w:r w:rsidRPr="001D2F4A">
              <w:rPr>
                <w:rFonts w:ascii="Times New Roman" w:eastAsia="Times New Roman" w:hAnsi="Times New Roman" w:cs="Times New Roman"/>
                <w:b/>
                <w:color w:val="333333"/>
                <w:sz w:val="24"/>
                <w:szCs w:val="24"/>
                <w:highlight w:val="white"/>
              </w:rPr>
              <w:t>_______</w:t>
            </w:r>
            <w:proofErr w:type="gramStart"/>
            <w:r w:rsidRPr="001D2F4A">
              <w:rPr>
                <w:rFonts w:ascii="Times New Roman" w:eastAsia="Times New Roman" w:hAnsi="Times New Roman" w:cs="Times New Roman"/>
                <w:b/>
                <w:color w:val="333333"/>
                <w:sz w:val="24"/>
                <w:szCs w:val="24"/>
                <w:highlight w:val="white"/>
              </w:rPr>
              <w:t>_</w:t>
            </w:r>
            <w:r w:rsidRPr="001D2F4A">
              <w:rPr>
                <w:rFonts w:ascii="Times New Roman" w:hAnsi="Times New Roman" w:cs="Times New Roman"/>
                <w:b/>
                <w:color w:val="333333"/>
                <w:sz w:val="24"/>
                <w:szCs w:val="24"/>
                <w:highlight w:val="white"/>
              </w:rPr>
              <w:t>(</w:t>
            </w:r>
            <w:proofErr w:type="gramEnd"/>
            <w:r w:rsidRPr="001D2F4A">
              <w:rPr>
                <w:rFonts w:ascii="Times New Roman" w:hAnsi="Times New Roman" w:cs="Times New Roman"/>
                <w:b/>
                <w:color w:val="333333"/>
                <w:sz w:val="24"/>
                <w:szCs w:val="24"/>
                <w:highlight w:val="white"/>
              </w:rPr>
              <w:t>Dropdown from 1 to more than 8)</w:t>
            </w:r>
          </w:p>
          <w:p w14:paraId="18F928C9" w14:textId="77777777" w:rsidR="001F1AE2" w:rsidRPr="005B476C" w:rsidRDefault="001F1AE2">
            <w:pPr>
              <w:spacing w:line="240" w:lineRule="auto"/>
              <w:jc w:val="both"/>
              <w:rPr>
                <w:rFonts w:ascii="Times New Roman" w:eastAsia="Times New Roman" w:hAnsi="Times New Roman" w:cs="Times New Roman"/>
                <w:b/>
                <w:sz w:val="24"/>
                <w:szCs w:val="24"/>
              </w:rPr>
            </w:pPr>
          </w:p>
        </w:tc>
      </w:tr>
      <w:tr w:rsidR="001A28F2" w14:paraId="611B9F7F" w14:textId="77777777" w:rsidTr="0D28EAE2">
        <w:trPr>
          <w:trHeight w:val="537"/>
        </w:trPr>
        <w:tc>
          <w:tcPr>
            <w:tcW w:w="1620" w:type="dxa"/>
            <w:tcBorders>
              <w:top w:val="nil"/>
              <w:left w:val="nil"/>
              <w:bottom w:val="nil"/>
              <w:right w:val="nil"/>
            </w:tcBorders>
            <w:shd w:val="clear" w:color="auto" w:fill="auto"/>
            <w:tcMar>
              <w:top w:w="0" w:type="dxa"/>
              <w:left w:w="100" w:type="dxa"/>
              <w:bottom w:w="0" w:type="dxa"/>
              <w:right w:w="100" w:type="dxa"/>
            </w:tcMar>
          </w:tcPr>
          <w:p w14:paraId="64844AD3" w14:textId="0C439E35" w:rsidR="001A28F2" w:rsidRDefault="001A28F2" w:rsidP="00EE5F22">
            <w:pPr>
              <w:widowControl w:val="0"/>
              <w:pBdr>
                <w:top w:val="nil"/>
                <w:left w:val="nil"/>
                <w:bottom w:val="nil"/>
                <w:right w:val="nil"/>
                <w:between w:val="nil"/>
              </w:pBdr>
              <w:jc w:val="both"/>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4375EC4D" w14:textId="70D30E61" w:rsidR="001A28F2" w:rsidRDefault="001A28F2" w:rsidP="0D28EAE2">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 xml:space="preserve">The answer </w:t>
            </w:r>
            <w:proofErr w:type="gramStart"/>
            <w:r w:rsidRPr="0D28EAE2">
              <w:rPr>
                <w:rFonts w:ascii="Times New Roman" w:hAnsi="Times New Roman" w:cs="Times New Roman"/>
                <w:sz w:val="24"/>
                <w:szCs w:val="24"/>
                <w:lang w:val="en-US"/>
              </w:rPr>
              <w:t>of</w:t>
            </w:r>
            <w:proofErr w:type="gramEnd"/>
            <w:r w:rsidRPr="0D28EAE2">
              <w:rPr>
                <w:rFonts w:ascii="Times New Roman" w:hAnsi="Times New Roman" w:cs="Times New Roman"/>
                <w:sz w:val="24"/>
                <w:szCs w:val="24"/>
                <w:lang w:val="en-US"/>
              </w:rPr>
              <w:t xml:space="preserve"> the question </w:t>
            </w:r>
            <w:r w:rsidR="00C73AA1" w:rsidRPr="0D28EAE2">
              <w:rPr>
                <w:rFonts w:ascii="Times New Roman" w:hAnsi="Times New Roman" w:cs="Times New Roman"/>
                <w:sz w:val="24"/>
                <w:szCs w:val="24"/>
                <w:lang w:val="en-US"/>
              </w:rPr>
              <w:t xml:space="preserve">helps us to </w:t>
            </w:r>
            <w:r w:rsidR="003177CA" w:rsidRPr="0D28EAE2">
              <w:rPr>
                <w:rFonts w:ascii="Times New Roman" w:hAnsi="Times New Roman" w:cs="Times New Roman"/>
                <w:b/>
                <w:bCs/>
                <w:sz w:val="24"/>
                <w:szCs w:val="24"/>
                <w:lang w:val="en-US"/>
              </w:rPr>
              <w:t>estimate</w:t>
            </w:r>
            <w:r w:rsidR="00C73AA1" w:rsidRPr="0D28EAE2">
              <w:rPr>
                <w:rFonts w:ascii="Times New Roman" w:hAnsi="Times New Roman" w:cs="Times New Roman"/>
                <w:b/>
                <w:bCs/>
                <w:sz w:val="24"/>
                <w:szCs w:val="24"/>
                <w:lang w:val="en-US"/>
              </w:rPr>
              <w:t xml:space="preserve"> the poverty l</w:t>
            </w:r>
            <w:r w:rsidR="00F800EC" w:rsidRPr="0D28EAE2">
              <w:rPr>
                <w:rFonts w:ascii="Times New Roman" w:hAnsi="Times New Roman" w:cs="Times New Roman"/>
                <w:b/>
                <w:bCs/>
                <w:sz w:val="24"/>
                <w:szCs w:val="24"/>
                <w:lang w:val="en-US"/>
              </w:rPr>
              <w:t>ine</w:t>
            </w:r>
            <w:r w:rsidR="00C73AA1" w:rsidRPr="0D28EAE2">
              <w:rPr>
                <w:rFonts w:ascii="Times New Roman" w:hAnsi="Times New Roman" w:cs="Times New Roman"/>
                <w:b/>
                <w:bCs/>
                <w:sz w:val="24"/>
                <w:szCs w:val="24"/>
                <w:lang w:val="en-US"/>
              </w:rPr>
              <w:t xml:space="preserve"> of households</w:t>
            </w:r>
            <w:r w:rsidR="00225205" w:rsidRPr="0D28EAE2">
              <w:rPr>
                <w:rFonts w:ascii="Times New Roman" w:hAnsi="Times New Roman" w:cs="Times New Roman"/>
                <w:b/>
                <w:bCs/>
                <w:sz w:val="24"/>
                <w:szCs w:val="24"/>
                <w:lang w:val="en-US"/>
              </w:rPr>
              <w:t xml:space="preserve"> and analyze the influence between household </w:t>
            </w:r>
            <w:proofErr w:type="gramStart"/>
            <w:r w:rsidR="00225205" w:rsidRPr="0D28EAE2">
              <w:rPr>
                <w:rFonts w:ascii="Times New Roman" w:hAnsi="Times New Roman" w:cs="Times New Roman"/>
                <w:b/>
                <w:bCs/>
                <w:sz w:val="24"/>
                <w:szCs w:val="24"/>
                <w:lang w:val="en-US"/>
              </w:rPr>
              <w:t>number</w:t>
            </w:r>
            <w:proofErr w:type="gramEnd"/>
            <w:r w:rsidR="00225205" w:rsidRPr="0D28EAE2">
              <w:rPr>
                <w:rFonts w:ascii="Times New Roman" w:hAnsi="Times New Roman" w:cs="Times New Roman"/>
                <w:b/>
                <w:bCs/>
                <w:sz w:val="24"/>
                <w:szCs w:val="24"/>
                <w:lang w:val="en-US"/>
              </w:rPr>
              <w:t xml:space="preserve"> and </w:t>
            </w:r>
            <w:r w:rsidR="001A1FDE" w:rsidRPr="0D28EAE2">
              <w:rPr>
                <w:rFonts w:ascii="Times New Roman" w:hAnsi="Times New Roman" w:cs="Times New Roman"/>
                <w:b/>
                <w:bCs/>
                <w:sz w:val="24"/>
                <w:szCs w:val="24"/>
                <w:lang w:val="en-US"/>
              </w:rPr>
              <w:t>psychological components</w:t>
            </w:r>
            <w:r w:rsidR="00C73AA1" w:rsidRPr="0D28EAE2">
              <w:rPr>
                <w:rFonts w:ascii="Times New Roman" w:hAnsi="Times New Roman" w:cs="Times New Roman"/>
                <w:sz w:val="24"/>
                <w:szCs w:val="24"/>
                <w:lang w:val="en-US"/>
              </w:rPr>
              <w:t>.</w:t>
            </w:r>
          </w:p>
          <w:p w14:paraId="29B7E0D3" w14:textId="77777777" w:rsidR="00C73AA1" w:rsidRDefault="00C73AA1" w:rsidP="00EE5F22">
            <w:pPr>
              <w:spacing w:line="240" w:lineRule="auto"/>
              <w:jc w:val="both"/>
              <w:rPr>
                <w:rFonts w:ascii="Times New Roman" w:hAnsi="Times New Roman" w:cs="Times New Roman"/>
                <w:sz w:val="24"/>
                <w:szCs w:val="24"/>
              </w:rPr>
            </w:pPr>
          </w:p>
          <w:p w14:paraId="42375DF0" w14:textId="39747D93" w:rsidR="00C73AA1" w:rsidRDefault="00C73AA1" w:rsidP="00EE5F22">
            <w:pPr>
              <w:spacing w:line="240" w:lineRule="auto"/>
              <w:jc w:val="both"/>
              <w:rPr>
                <w:rFonts w:ascii="Times New Roman" w:eastAsia="Times New Roman" w:hAnsi="Times New Roman" w:cs="Times New Roman"/>
                <w:b/>
                <w:color w:val="333333"/>
                <w:sz w:val="24"/>
                <w:szCs w:val="24"/>
                <w:highlight w:val="white"/>
              </w:rPr>
            </w:pPr>
            <w:r>
              <w:rPr>
                <w:rFonts w:ascii="Times New Roman" w:hAnsi="Times New Roman" w:cs="Times New Roman"/>
                <w:sz w:val="24"/>
                <w:szCs w:val="24"/>
              </w:rPr>
              <w:t xml:space="preserve">The </w:t>
            </w:r>
            <w:r w:rsidR="00F800EC">
              <w:rPr>
                <w:rFonts w:ascii="Times New Roman" w:hAnsi="Times New Roman" w:cs="Times New Roman"/>
                <w:sz w:val="24"/>
                <w:szCs w:val="24"/>
              </w:rPr>
              <w:t xml:space="preserve">poverty line varies with household numbers. Therefore, we need </w:t>
            </w:r>
            <w:r w:rsidR="003177CA">
              <w:rPr>
                <w:rFonts w:ascii="Times New Roman" w:hAnsi="Times New Roman" w:cs="Times New Roman"/>
                <w:sz w:val="24"/>
                <w:szCs w:val="24"/>
              </w:rPr>
              <w:t>the number of household</w:t>
            </w:r>
            <w:r w:rsidR="001A1FDE">
              <w:rPr>
                <w:rFonts w:ascii="Times New Roman" w:hAnsi="Times New Roman" w:cs="Times New Roman"/>
                <w:sz w:val="24"/>
                <w:szCs w:val="24"/>
              </w:rPr>
              <w:t>s</w:t>
            </w:r>
            <w:r w:rsidR="003177CA">
              <w:rPr>
                <w:rFonts w:ascii="Times New Roman" w:hAnsi="Times New Roman" w:cs="Times New Roman"/>
                <w:sz w:val="24"/>
                <w:szCs w:val="24"/>
              </w:rPr>
              <w:t xml:space="preserve"> to calculate it.</w:t>
            </w:r>
            <w:r w:rsidR="001A1FDE">
              <w:rPr>
                <w:rFonts w:ascii="Times New Roman" w:hAnsi="Times New Roman" w:cs="Times New Roman"/>
                <w:sz w:val="24"/>
                <w:szCs w:val="24"/>
              </w:rPr>
              <w:t xml:space="preserve"> Also, we assume the </w:t>
            </w:r>
            <w:r w:rsidR="00EC448F">
              <w:rPr>
                <w:rFonts w:ascii="Times New Roman" w:hAnsi="Times New Roman" w:cs="Times New Roman"/>
                <w:sz w:val="24"/>
                <w:szCs w:val="24"/>
              </w:rPr>
              <w:t>household number is one of influencing factors of place attachmen</w:t>
            </w:r>
            <w:r w:rsidR="00EE5F22">
              <w:rPr>
                <w:rFonts w:ascii="Times New Roman" w:hAnsi="Times New Roman" w:cs="Times New Roman"/>
                <w:sz w:val="24"/>
                <w:szCs w:val="24"/>
              </w:rPr>
              <w:t>t.</w:t>
            </w:r>
          </w:p>
        </w:tc>
      </w:tr>
      <w:tr w:rsidR="00694C0C" w14:paraId="18F928CE" w14:textId="77777777" w:rsidTr="0D28EAE2">
        <w:trPr>
          <w:trHeight w:val="247"/>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59404625" w14:textId="77777777" w:rsidR="00694C0C" w:rsidRPr="001D2F4A" w:rsidRDefault="00694C0C" w:rsidP="00694C0C">
            <w:pPr>
              <w:spacing w:line="240" w:lineRule="auto"/>
              <w:jc w:val="center"/>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Question 8.</w:t>
            </w:r>
          </w:p>
          <w:p w14:paraId="18F928CC" w14:textId="6CF39FA4" w:rsidR="00694C0C" w:rsidRDefault="00694C0C" w:rsidP="00694C0C">
            <w:pPr>
              <w:spacing w:line="240" w:lineRule="auto"/>
              <w:jc w:val="both"/>
              <w:rPr>
                <w:rFonts w:ascii="Times New Roman" w:eastAsia="Times New Roman" w:hAnsi="Times New Roman" w:cs="Times New Roman"/>
                <w:b/>
                <w:sz w:val="24"/>
                <w:szCs w:val="24"/>
              </w:rPr>
            </w:pP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18F928CD" w14:textId="6F95640C" w:rsidR="00694C0C" w:rsidRDefault="00694C0C" w:rsidP="00694C0C">
            <w:pPr>
              <w:spacing w:line="240" w:lineRule="auto"/>
              <w:jc w:val="both"/>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u w:val="single"/>
              </w:rPr>
              <w:t>How long</w:t>
            </w:r>
            <w:r w:rsidRPr="001D2F4A">
              <w:rPr>
                <w:rFonts w:ascii="Times New Roman" w:eastAsia="Times New Roman" w:hAnsi="Times New Roman" w:cs="Times New Roman"/>
                <w:b/>
                <w:sz w:val="24"/>
                <w:szCs w:val="24"/>
              </w:rPr>
              <w:t xml:space="preserve"> have you or your family been living </w:t>
            </w:r>
            <w:r w:rsidRPr="001D2F4A">
              <w:rPr>
                <w:rFonts w:ascii="Times New Roman" w:eastAsia="新細明體" w:hAnsi="Times New Roman" w:cs="Times New Roman"/>
                <w:b/>
                <w:sz w:val="24"/>
                <w:szCs w:val="24"/>
              </w:rPr>
              <w:t>at</w:t>
            </w:r>
            <w:r w:rsidRPr="001D2F4A">
              <w:rPr>
                <w:rFonts w:ascii="Times New Roman" w:eastAsia="Times New Roman" w:hAnsi="Times New Roman" w:cs="Times New Roman"/>
                <w:b/>
                <w:sz w:val="24"/>
                <w:szCs w:val="24"/>
              </w:rPr>
              <w:t xml:space="preserve"> your current address?</w:t>
            </w:r>
          </w:p>
        </w:tc>
      </w:tr>
      <w:tr w:rsidR="00694C0C" w14:paraId="18F928D8" w14:textId="77777777" w:rsidTr="0D28EAE2">
        <w:trPr>
          <w:trHeight w:val="292"/>
        </w:trPr>
        <w:tc>
          <w:tcPr>
            <w:tcW w:w="1620" w:type="dxa"/>
            <w:vMerge/>
            <w:tcMar>
              <w:top w:w="0" w:type="dxa"/>
              <w:left w:w="100" w:type="dxa"/>
              <w:bottom w:w="0" w:type="dxa"/>
              <w:right w:w="100" w:type="dxa"/>
            </w:tcMar>
          </w:tcPr>
          <w:p w14:paraId="18F928CF" w14:textId="77777777" w:rsidR="00694C0C" w:rsidRDefault="00694C0C" w:rsidP="00694C0C">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512C0A62" w14:textId="77777777" w:rsidR="00694C0C" w:rsidRPr="001D2F4A" w:rsidRDefault="00694C0C" w:rsidP="00694C0C">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moved in recently</w:t>
            </w:r>
          </w:p>
          <w:p w14:paraId="21972C58" w14:textId="77777777" w:rsidR="00694C0C" w:rsidRPr="001D2F4A" w:rsidRDefault="00694C0C" w:rsidP="00694C0C">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1 to 5 years</w:t>
            </w:r>
          </w:p>
          <w:p w14:paraId="3F8CDE2C" w14:textId="77777777" w:rsidR="00694C0C" w:rsidRPr="001D2F4A" w:rsidRDefault="00694C0C" w:rsidP="00694C0C">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6 to 10 years</w:t>
            </w:r>
          </w:p>
          <w:p w14:paraId="1A340C49" w14:textId="77777777" w:rsidR="00694C0C" w:rsidRPr="001D2F4A" w:rsidRDefault="00694C0C" w:rsidP="00694C0C">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11 to 20 years</w:t>
            </w:r>
          </w:p>
          <w:p w14:paraId="59C81F3D" w14:textId="77777777" w:rsidR="00694C0C" w:rsidRPr="001D2F4A" w:rsidRDefault="00694C0C" w:rsidP="00694C0C">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21 to 30 years</w:t>
            </w:r>
          </w:p>
          <w:p w14:paraId="6D635561" w14:textId="77777777" w:rsidR="00694C0C" w:rsidRPr="001D2F4A" w:rsidRDefault="00694C0C" w:rsidP="00694C0C">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31 to 40 years</w:t>
            </w:r>
          </w:p>
          <w:p w14:paraId="16CF4B80" w14:textId="77777777" w:rsidR="00694C0C" w:rsidRPr="001D2F4A" w:rsidRDefault="00694C0C" w:rsidP="00694C0C">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More than 40 years</w:t>
            </w:r>
          </w:p>
          <w:p w14:paraId="18F928D7" w14:textId="77777777" w:rsidR="00694C0C" w:rsidRDefault="00694C0C" w:rsidP="00694C0C">
            <w:pPr>
              <w:spacing w:line="240" w:lineRule="auto"/>
              <w:jc w:val="both"/>
              <w:rPr>
                <w:rFonts w:ascii="Times New Roman" w:eastAsia="Times New Roman" w:hAnsi="Times New Roman" w:cs="Times New Roman"/>
                <w:color w:val="A6A6A6"/>
                <w:sz w:val="24"/>
                <w:szCs w:val="24"/>
              </w:rPr>
            </w:pPr>
          </w:p>
        </w:tc>
      </w:tr>
      <w:tr w:rsidR="00EE5F22" w14:paraId="6CBE2184" w14:textId="77777777" w:rsidTr="0D28EAE2">
        <w:trPr>
          <w:trHeight w:val="292"/>
        </w:trPr>
        <w:tc>
          <w:tcPr>
            <w:tcW w:w="1620" w:type="dxa"/>
            <w:tcBorders>
              <w:top w:val="nil"/>
              <w:left w:val="nil"/>
              <w:bottom w:val="nil"/>
              <w:right w:val="nil"/>
            </w:tcBorders>
            <w:shd w:val="clear" w:color="auto" w:fill="auto"/>
            <w:tcMar>
              <w:top w:w="0" w:type="dxa"/>
              <w:left w:w="100" w:type="dxa"/>
              <w:bottom w:w="0" w:type="dxa"/>
              <w:right w:w="100" w:type="dxa"/>
            </w:tcMar>
          </w:tcPr>
          <w:p w14:paraId="594E44DC" w14:textId="105507BE" w:rsidR="00EE5F22" w:rsidRDefault="00EE5F22" w:rsidP="001A28F2">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lastRenderedPageBreak/>
              <w:t>D</w:t>
            </w:r>
            <w:r w:rsidRPr="00032A33">
              <w:rPr>
                <w:rFonts w:ascii="Times New Roman" w:eastAsia="新細明體" w:hAnsi="Times New Roman" w:cs="Times New Roman"/>
                <w:b/>
                <w:sz w:val="24"/>
                <w:szCs w:val="24"/>
              </w:rPr>
              <w:t>escription</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520D78C2" w14:textId="6BDB8EF4" w:rsidR="00EE5F22" w:rsidRDefault="00EE5F22" w:rsidP="00EE5F2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question helps us to </w:t>
            </w:r>
            <w:r w:rsidR="000B48C3" w:rsidRPr="001117F3">
              <w:rPr>
                <w:rFonts w:ascii="Times New Roman" w:hAnsi="Times New Roman" w:cs="Times New Roman"/>
                <w:b/>
                <w:bCs/>
                <w:sz w:val="24"/>
                <w:szCs w:val="24"/>
              </w:rPr>
              <w:t>analyze the influence between length of residency and place attachment</w:t>
            </w:r>
            <w:r w:rsidR="00751724" w:rsidRPr="001117F3">
              <w:rPr>
                <w:rFonts w:ascii="Times New Roman" w:hAnsi="Times New Roman" w:cs="Times New Roman"/>
                <w:b/>
                <w:bCs/>
                <w:sz w:val="24"/>
                <w:szCs w:val="24"/>
              </w:rPr>
              <w:t xml:space="preserve"> for MG and UMG</w:t>
            </w:r>
            <w:r w:rsidR="000B48C3">
              <w:rPr>
                <w:rFonts w:ascii="Times New Roman" w:hAnsi="Times New Roman" w:cs="Times New Roman"/>
                <w:sz w:val="24"/>
                <w:szCs w:val="24"/>
              </w:rPr>
              <w:t xml:space="preserve">. </w:t>
            </w:r>
          </w:p>
          <w:p w14:paraId="6834EB78" w14:textId="77777777" w:rsidR="00CF0230" w:rsidRDefault="00CF0230" w:rsidP="00EE5F22">
            <w:pPr>
              <w:spacing w:line="240" w:lineRule="auto"/>
              <w:jc w:val="both"/>
              <w:rPr>
                <w:rFonts w:ascii="Times New Roman" w:hAnsi="Times New Roman" w:cs="Times New Roman"/>
                <w:sz w:val="24"/>
                <w:szCs w:val="24"/>
              </w:rPr>
            </w:pPr>
          </w:p>
          <w:p w14:paraId="2AB494D3" w14:textId="6A842B07" w:rsidR="00EE5F22" w:rsidRPr="00F326A2" w:rsidRDefault="00CF0230" w:rsidP="0D28EAE2">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 xml:space="preserve">The </w:t>
            </w:r>
            <w:proofErr w:type="gramStart"/>
            <w:r w:rsidRPr="0D28EAE2">
              <w:rPr>
                <w:rFonts w:ascii="Times New Roman" w:hAnsi="Times New Roman" w:cs="Times New Roman"/>
                <w:sz w:val="24"/>
                <w:szCs w:val="24"/>
                <w:lang w:val="en-US"/>
              </w:rPr>
              <w:t>literatures show</w:t>
            </w:r>
            <w:proofErr w:type="gramEnd"/>
            <w:r w:rsidRPr="0D28EAE2">
              <w:rPr>
                <w:rFonts w:ascii="Times New Roman" w:hAnsi="Times New Roman" w:cs="Times New Roman"/>
                <w:sz w:val="24"/>
                <w:szCs w:val="24"/>
                <w:lang w:val="en-US"/>
              </w:rPr>
              <w:t xml:space="preserve"> that length of residency </w:t>
            </w:r>
            <w:r w:rsidR="005F7182" w:rsidRPr="0D28EAE2">
              <w:rPr>
                <w:rFonts w:ascii="Times New Roman" w:hAnsi="Times New Roman" w:cs="Times New Roman"/>
                <w:sz w:val="24"/>
                <w:szCs w:val="24"/>
                <w:lang w:val="en-US"/>
              </w:rPr>
              <w:t xml:space="preserve">has high correlation with place attachment. </w:t>
            </w:r>
            <w:r w:rsidR="00F326A2" w:rsidRPr="0D28EAE2">
              <w:rPr>
                <w:rFonts w:ascii="Times New Roman" w:hAnsi="Times New Roman" w:cs="Times New Roman"/>
                <w:sz w:val="24"/>
                <w:szCs w:val="24"/>
                <w:lang w:val="en-US"/>
              </w:rPr>
              <w:t>W</w:t>
            </w:r>
            <w:r w:rsidR="005F7182" w:rsidRPr="0D28EAE2">
              <w:rPr>
                <w:rFonts w:ascii="Times New Roman" w:hAnsi="Times New Roman" w:cs="Times New Roman"/>
                <w:sz w:val="24"/>
                <w:szCs w:val="24"/>
                <w:lang w:val="en-US"/>
              </w:rPr>
              <w:t xml:space="preserve">e </w:t>
            </w:r>
            <w:r w:rsidR="00751724" w:rsidRPr="0D28EAE2">
              <w:rPr>
                <w:rFonts w:ascii="Times New Roman" w:hAnsi="Times New Roman" w:cs="Times New Roman"/>
                <w:sz w:val="24"/>
                <w:szCs w:val="24"/>
                <w:lang w:val="en-US"/>
              </w:rPr>
              <w:t xml:space="preserve">assume that the longer </w:t>
            </w:r>
            <w:r w:rsidR="008E170A" w:rsidRPr="0D28EAE2">
              <w:rPr>
                <w:rFonts w:ascii="Times New Roman" w:hAnsi="Times New Roman" w:cs="Times New Roman"/>
                <w:sz w:val="24"/>
                <w:szCs w:val="24"/>
                <w:lang w:val="en-US"/>
              </w:rPr>
              <w:t>the households live in a</w:t>
            </w:r>
            <w:r w:rsidR="00D00E58" w:rsidRPr="0D28EAE2">
              <w:rPr>
                <w:rFonts w:ascii="Times New Roman" w:hAnsi="Times New Roman" w:cs="Times New Roman"/>
                <w:sz w:val="24"/>
                <w:szCs w:val="24"/>
                <w:lang w:val="en-US"/>
              </w:rPr>
              <w:t>n</w:t>
            </w:r>
            <w:r w:rsidR="008E170A" w:rsidRPr="0D28EAE2">
              <w:rPr>
                <w:rFonts w:ascii="Times New Roman" w:hAnsi="Times New Roman" w:cs="Times New Roman"/>
                <w:sz w:val="24"/>
                <w:szCs w:val="24"/>
                <w:lang w:val="en-US"/>
              </w:rPr>
              <w:t xml:space="preserve"> area, the stronger the place attachment they have.</w:t>
            </w:r>
            <w:r w:rsidR="00F326A2" w:rsidRPr="0D28EAE2">
              <w:rPr>
                <w:rFonts w:ascii="Times New Roman" w:hAnsi="Times New Roman" w:cs="Times New Roman"/>
                <w:sz w:val="24"/>
                <w:szCs w:val="24"/>
                <w:lang w:val="en-US"/>
              </w:rPr>
              <w:t xml:space="preserve"> </w:t>
            </w:r>
            <w:r w:rsidR="00BC41E5" w:rsidRPr="0D28EAE2">
              <w:rPr>
                <w:rFonts w:ascii="Times New Roman" w:hAnsi="Times New Roman" w:cs="Times New Roman"/>
                <w:sz w:val="24"/>
                <w:szCs w:val="24"/>
                <w:lang w:val="en-US"/>
              </w:rPr>
              <w:t>Hence, we add the question to verify the idea.</w:t>
            </w:r>
          </w:p>
        </w:tc>
      </w:tr>
      <w:tr w:rsidR="001A28F2" w14:paraId="18F928DC" w14:textId="77777777" w:rsidTr="0D28EAE2">
        <w:trPr>
          <w:trHeight w:val="347"/>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18F928D9" w14:textId="5E00D0CF" w:rsidR="001A28F2" w:rsidRDefault="001A28F2" w:rsidP="001A28F2">
            <w:pPr>
              <w:spacing w:line="240" w:lineRule="auto"/>
              <w:rPr>
                <w:rFonts w:ascii="Times New Roman" w:eastAsia="Times New Roman" w:hAnsi="Times New Roman" w:cs="Times New Roman"/>
                <w:b/>
                <w:sz w:val="24"/>
                <w:szCs w:val="24"/>
              </w:rPr>
            </w:pPr>
            <w:r w:rsidRPr="00CE4E88">
              <w:rPr>
                <w:rFonts w:ascii="Times New Roman" w:eastAsia="Times New Roman" w:hAnsi="Times New Roman" w:cs="Times New Roman"/>
                <w:b/>
                <w:sz w:val="24"/>
                <w:szCs w:val="24"/>
                <w:highlight w:val="cyan"/>
              </w:rPr>
              <w:t xml:space="preserve">Question </w:t>
            </w:r>
            <w:r w:rsidR="00C52976">
              <w:rPr>
                <w:rFonts w:ascii="Times New Roman" w:eastAsia="Times New Roman" w:hAnsi="Times New Roman" w:cs="Times New Roman"/>
                <w:b/>
                <w:sz w:val="24"/>
                <w:szCs w:val="24"/>
                <w:highlight w:val="cyan"/>
              </w:rPr>
              <w:t>9</w:t>
            </w:r>
            <w:r w:rsidRPr="00CE4E88">
              <w:rPr>
                <w:rFonts w:ascii="Times New Roman" w:eastAsia="Times New Roman" w:hAnsi="Times New Roman" w:cs="Times New Roman"/>
                <w:b/>
                <w:sz w:val="24"/>
                <w:szCs w:val="24"/>
                <w:highlight w:val="cyan"/>
              </w:rPr>
              <w:t>.</w:t>
            </w:r>
          </w:p>
          <w:p w14:paraId="3A452A3C" w14:textId="77777777" w:rsidR="00CE4E88" w:rsidRPr="00B03EBA" w:rsidRDefault="00CE4E88" w:rsidP="00CE4E88">
            <w:pPr>
              <w:spacing w:line="240" w:lineRule="auto"/>
              <w:rPr>
                <w:rFonts w:ascii="Times New Roman" w:hAnsi="Times New Roman" w:cs="Times New Roman"/>
                <w:b/>
                <w:sz w:val="24"/>
                <w:szCs w:val="24"/>
                <w:highlight w:val="cyan"/>
              </w:rPr>
            </w:pPr>
            <w:r>
              <w:rPr>
                <w:rFonts w:ascii="Times New Roman" w:hAnsi="Times New Roman" w:cs="Times New Roman"/>
                <w:b/>
                <w:sz w:val="24"/>
                <w:szCs w:val="24"/>
                <w:highlight w:val="cyan"/>
              </w:rPr>
              <w:t>(</w:t>
            </w:r>
            <w:r>
              <w:rPr>
                <w:rFonts w:ascii="Times New Roman" w:hAnsi="Times New Roman" w:cs="Times New Roman" w:hint="eastAsia"/>
                <w:b/>
                <w:sz w:val="24"/>
                <w:szCs w:val="24"/>
                <w:highlight w:val="cyan"/>
              </w:rPr>
              <w:t>F</w:t>
            </w:r>
            <w:r>
              <w:rPr>
                <w:rFonts w:ascii="Times New Roman" w:hAnsi="Times New Roman" w:cs="Times New Roman"/>
                <w:b/>
                <w:sz w:val="24"/>
                <w:szCs w:val="24"/>
                <w:highlight w:val="cyan"/>
              </w:rPr>
              <w:t>or ABM)</w:t>
            </w:r>
          </w:p>
          <w:p w14:paraId="5ED55C5C" w14:textId="77777777" w:rsidR="00CE4E88" w:rsidRPr="001255DE" w:rsidRDefault="00CE4E88" w:rsidP="001A28F2">
            <w:pPr>
              <w:spacing w:line="240" w:lineRule="auto"/>
              <w:rPr>
                <w:rFonts w:ascii="Times New Roman" w:eastAsia="Times New Roman" w:hAnsi="Times New Roman" w:cs="Times New Roman"/>
                <w:b/>
                <w:sz w:val="24"/>
                <w:szCs w:val="24"/>
              </w:rPr>
            </w:pPr>
          </w:p>
          <w:p w14:paraId="18F928DA" w14:textId="77777777" w:rsidR="001A28F2" w:rsidRDefault="001A28F2" w:rsidP="001A28F2">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18F928DB" w14:textId="77777777" w:rsidR="001A28F2" w:rsidRDefault="001A28F2" w:rsidP="001A28F2">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How many generations</w:t>
            </w:r>
            <w:r>
              <w:rPr>
                <w:rFonts w:ascii="Times New Roman" w:eastAsia="Times New Roman" w:hAnsi="Times New Roman" w:cs="Times New Roman"/>
                <w:b/>
                <w:sz w:val="24"/>
                <w:szCs w:val="24"/>
              </w:rPr>
              <w:t xml:space="preserve"> has your family lived in your current address?</w:t>
            </w:r>
          </w:p>
        </w:tc>
      </w:tr>
      <w:tr w:rsidR="001A28F2" w14:paraId="18F928E4" w14:textId="77777777" w:rsidTr="0D28EAE2">
        <w:tc>
          <w:tcPr>
            <w:tcW w:w="1620" w:type="dxa"/>
            <w:vMerge/>
            <w:tcMar>
              <w:top w:w="0" w:type="dxa"/>
              <w:left w:w="100" w:type="dxa"/>
              <w:bottom w:w="0" w:type="dxa"/>
              <w:right w:w="100" w:type="dxa"/>
            </w:tcMar>
          </w:tcPr>
          <w:p w14:paraId="18F928DD" w14:textId="77777777" w:rsidR="001A28F2" w:rsidRDefault="001A28F2" w:rsidP="001A28F2">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18F928DE" w14:textId="77777777" w:rsidR="001A28F2" w:rsidRDefault="00F14859" w:rsidP="001A28F2">
            <w:pPr>
              <w:spacing w:line="240" w:lineRule="auto"/>
              <w:jc w:val="both"/>
              <w:rPr>
                <w:rFonts w:ascii="Times New Roman" w:eastAsia="Times New Roman" w:hAnsi="Times New Roman" w:cs="Times New Roman"/>
                <w:sz w:val="24"/>
                <w:szCs w:val="24"/>
              </w:rPr>
            </w:pPr>
            <w:sdt>
              <w:sdtPr>
                <w:tag w:val="goog_rdk_0"/>
                <w:id w:val="1569926461"/>
              </w:sdtPr>
              <w:sdtEndPr/>
              <w:sdtContent>
                <w:r w:rsidR="001A28F2">
                  <w:rPr>
                    <w:rFonts w:ascii="Arial Unicode MS" w:eastAsia="Arial Unicode MS" w:hAnsi="Arial Unicode MS" w:cs="Arial Unicode MS"/>
                    <w:color w:val="A6A6A6"/>
                    <w:sz w:val="24"/>
                    <w:szCs w:val="24"/>
                  </w:rPr>
                  <w:t>◯</w:t>
                </w:r>
              </w:sdtContent>
            </w:sdt>
            <w:r w:rsidR="001A28F2">
              <w:rPr>
                <w:rFonts w:ascii="Times New Roman" w:eastAsia="Times New Roman" w:hAnsi="Times New Roman" w:cs="Times New Roman"/>
                <w:sz w:val="24"/>
                <w:szCs w:val="24"/>
              </w:rPr>
              <w:t xml:space="preserve"> Moved here in this generation</w:t>
            </w:r>
          </w:p>
          <w:p w14:paraId="18F928DF" w14:textId="77777777" w:rsidR="001A28F2" w:rsidRDefault="00F14859" w:rsidP="001A28F2">
            <w:pPr>
              <w:spacing w:line="240" w:lineRule="auto"/>
              <w:jc w:val="both"/>
              <w:rPr>
                <w:rFonts w:ascii="Times New Roman" w:eastAsia="Times New Roman" w:hAnsi="Times New Roman" w:cs="Times New Roman"/>
                <w:sz w:val="24"/>
                <w:szCs w:val="24"/>
              </w:rPr>
            </w:pPr>
            <w:sdt>
              <w:sdtPr>
                <w:tag w:val="goog_rdk_1"/>
                <w:id w:val="-741491316"/>
              </w:sdtPr>
              <w:sdtEndPr/>
              <w:sdtContent>
                <w:r w:rsidR="001A28F2">
                  <w:rPr>
                    <w:rFonts w:ascii="Arial Unicode MS" w:eastAsia="Arial Unicode MS" w:hAnsi="Arial Unicode MS" w:cs="Arial Unicode MS"/>
                    <w:color w:val="A6A6A6"/>
                    <w:sz w:val="24"/>
                    <w:szCs w:val="24"/>
                  </w:rPr>
                  <w:t>◯</w:t>
                </w:r>
              </w:sdtContent>
            </w:sdt>
            <w:r w:rsidR="001A28F2">
              <w:rPr>
                <w:rFonts w:ascii="Times New Roman" w:eastAsia="Times New Roman" w:hAnsi="Times New Roman" w:cs="Times New Roman"/>
                <w:sz w:val="24"/>
                <w:szCs w:val="24"/>
              </w:rPr>
              <w:t xml:space="preserve"> 1</w:t>
            </w:r>
          </w:p>
          <w:p w14:paraId="18F928E0" w14:textId="77777777" w:rsidR="001A28F2" w:rsidRDefault="00F14859" w:rsidP="001A28F2">
            <w:pPr>
              <w:spacing w:line="240" w:lineRule="auto"/>
              <w:jc w:val="both"/>
              <w:rPr>
                <w:rFonts w:ascii="Times New Roman" w:eastAsia="Times New Roman" w:hAnsi="Times New Roman" w:cs="Times New Roman"/>
                <w:sz w:val="24"/>
                <w:szCs w:val="24"/>
              </w:rPr>
            </w:pPr>
            <w:sdt>
              <w:sdtPr>
                <w:tag w:val="goog_rdk_2"/>
                <w:id w:val="254015991"/>
              </w:sdtPr>
              <w:sdtEndPr/>
              <w:sdtContent>
                <w:r w:rsidR="001A28F2">
                  <w:rPr>
                    <w:rFonts w:ascii="Arial Unicode MS" w:eastAsia="Arial Unicode MS" w:hAnsi="Arial Unicode MS" w:cs="Arial Unicode MS"/>
                    <w:color w:val="A6A6A6"/>
                    <w:sz w:val="24"/>
                    <w:szCs w:val="24"/>
                  </w:rPr>
                  <w:t>◯</w:t>
                </w:r>
              </w:sdtContent>
            </w:sdt>
            <w:r w:rsidR="001A28F2">
              <w:rPr>
                <w:rFonts w:ascii="Times New Roman" w:eastAsia="Times New Roman" w:hAnsi="Times New Roman" w:cs="Times New Roman"/>
                <w:sz w:val="24"/>
                <w:szCs w:val="24"/>
              </w:rPr>
              <w:t xml:space="preserve"> 2</w:t>
            </w:r>
          </w:p>
          <w:p w14:paraId="18F928E1" w14:textId="77777777" w:rsidR="001A28F2" w:rsidRDefault="00F14859" w:rsidP="001A28F2">
            <w:pPr>
              <w:spacing w:line="240" w:lineRule="auto"/>
              <w:jc w:val="both"/>
              <w:rPr>
                <w:rFonts w:ascii="Times New Roman" w:eastAsia="Times New Roman" w:hAnsi="Times New Roman" w:cs="Times New Roman"/>
                <w:sz w:val="24"/>
                <w:szCs w:val="24"/>
              </w:rPr>
            </w:pPr>
            <w:sdt>
              <w:sdtPr>
                <w:tag w:val="goog_rdk_3"/>
                <w:id w:val="-438306449"/>
              </w:sdtPr>
              <w:sdtEndPr/>
              <w:sdtContent>
                <w:r w:rsidR="001A28F2">
                  <w:rPr>
                    <w:rFonts w:ascii="Arial Unicode MS" w:eastAsia="Arial Unicode MS" w:hAnsi="Arial Unicode MS" w:cs="Arial Unicode MS"/>
                    <w:color w:val="A6A6A6"/>
                    <w:sz w:val="24"/>
                    <w:szCs w:val="24"/>
                  </w:rPr>
                  <w:t>◯</w:t>
                </w:r>
              </w:sdtContent>
            </w:sdt>
            <w:r w:rsidR="001A28F2">
              <w:rPr>
                <w:rFonts w:ascii="Times New Roman" w:eastAsia="Times New Roman" w:hAnsi="Times New Roman" w:cs="Times New Roman"/>
                <w:sz w:val="24"/>
                <w:szCs w:val="24"/>
              </w:rPr>
              <w:t xml:space="preserve"> 3</w:t>
            </w:r>
          </w:p>
          <w:p w14:paraId="18F928E2" w14:textId="77777777" w:rsidR="001A28F2" w:rsidRDefault="00F14859" w:rsidP="001A28F2">
            <w:pPr>
              <w:spacing w:line="240" w:lineRule="auto"/>
              <w:jc w:val="both"/>
              <w:rPr>
                <w:rFonts w:ascii="Times New Roman" w:eastAsia="Times New Roman" w:hAnsi="Times New Roman" w:cs="Times New Roman"/>
                <w:sz w:val="24"/>
                <w:szCs w:val="24"/>
              </w:rPr>
            </w:pPr>
            <w:sdt>
              <w:sdtPr>
                <w:tag w:val="goog_rdk_4"/>
                <w:id w:val="-1912767090"/>
              </w:sdtPr>
              <w:sdtEndPr/>
              <w:sdtContent>
                <w:r w:rsidR="001A28F2">
                  <w:rPr>
                    <w:rFonts w:ascii="Arial Unicode MS" w:eastAsia="Arial Unicode MS" w:hAnsi="Arial Unicode MS" w:cs="Arial Unicode MS"/>
                    <w:color w:val="A6A6A6"/>
                    <w:sz w:val="24"/>
                    <w:szCs w:val="24"/>
                  </w:rPr>
                  <w:t>◯</w:t>
                </w:r>
              </w:sdtContent>
            </w:sdt>
            <w:r w:rsidR="001A28F2">
              <w:rPr>
                <w:rFonts w:ascii="Times New Roman" w:eastAsia="Times New Roman" w:hAnsi="Times New Roman" w:cs="Times New Roman"/>
                <w:sz w:val="24"/>
                <w:szCs w:val="24"/>
              </w:rPr>
              <w:t xml:space="preserve"> more than 3</w:t>
            </w:r>
          </w:p>
          <w:p w14:paraId="18F928E3" w14:textId="77777777" w:rsidR="001A28F2" w:rsidRDefault="001A28F2" w:rsidP="001A28F2">
            <w:pPr>
              <w:spacing w:line="240" w:lineRule="auto"/>
              <w:jc w:val="both"/>
              <w:rPr>
                <w:rFonts w:ascii="Times New Roman" w:eastAsia="Times New Roman" w:hAnsi="Times New Roman" w:cs="Times New Roman"/>
                <w:sz w:val="24"/>
                <w:szCs w:val="24"/>
              </w:rPr>
            </w:pPr>
          </w:p>
        </w:tc>
      </w:tr>
      <w:tr w:rsidR="001117F3" w14:paraId="629F34C5" w14:textId="77777777" w:rsidTr="0D28EAE2">
        <w:tc>
          <w:tcPr>
            <w:tcW w:w="1620" w:type="dxa"/>
            <w:tcBorders>
              <w:top w:val="nil"/>
              <w:left w:val="nil"/>
              <w:bottom w:val="nil"/>
              <w:right w:val="nil"/>
            </w:tcBorders>
            <w:shd w:val="clear" w:color="auto" w:fill="auto"/>
            <w:tcMar>
              <w:top w:w="0" w:type="dxa"/>
              <w:left w:w="100" w:type="dxa"/>
              <w:bottom w:w="0" w:type="dxa"/>
              <w:right w:w="100" w:type="dxa"/>
            </w:tcMar>
          </w:tcPr>
          <w:p w14:paraId="54DEFDF5" w14:textId="54FC2278" w:rsidR="001117F3" w:rsidRDefault="001117F3" w:rsidP="001117F3">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67C327B7" w14:textId="524C0D46" w:rsidR="001117F3" w:rsidRDefault="001117F3" w:rsidP="001117F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question helps us to </w:t>
            </w:r>
            <w:r w:rsidRPr="001117F3">
              <w:rPr>
                <w:rFonts w:ascii="Times New Roman" w:hAnsi="Times New Roman" w:cs="Times New Roman"/>
                <w:b/>
                <w:bCs/>
                <w:sz w:val="24"/>
                <w:szCs w:val="24"/>
              </w:rPr>
              <w:t xml:space="preserve">analyze the influence between </w:t>
            </w:r>
            <w:r>
              <w:rPr>
                <w:rFonts w:ascii="Times New Roman" w:hAnsi="Times New Roman" w:cs="Times New Roman"/>
                <w:b/>
                <w:bCs/>
                <w:sz w:val="24"/>
                <w:szCs w:val="24"/>
              </w:rPr>
              <w:t>generation of household</w:t>
            </w:r>
            <w:r w:rsidR="006D6C5F">
              <w:rPr>
                <w:rFonts w:ascii="Times New Roman" w:hAnsi="Times New Roman" w:cs="Times New Roman"/>
                <w:b/>
                <w:bCs/>
                <w:sz w:val="24"/>
                <w:szCs w:val="24"/>
              </w:rPr>
              <w:t>s</w:t>
            </w:r>
            <w:r w:rsidRPr="001117F3">
              <w:rPr>
                <w:rFonts w:ascii="Times New Roman" w:hAnsi="Times New Roman" w:cs="Times New Roman"/>
                <w:b/>
                <w:bCs/>
                <w:sz w:val="24"/>
                <w:szCs w:val="24"/>
              </w:rPr>
              <w:t xml:space="preserve"> and place attachment for MG and UMG</w:t>
            </w:r>
            <w:r>
              <w:rPr>
                <w:rFonts w:ascii="Times New Roman" w:hAnsi="Times New Roman" w:cs="Times New Roman"/>
                <w:sz w:val="24"/>
                <w:szCs w:val="24"/>
              </w:rPr>
              <w:t xml:space="preserve">. </w:t>
            </w:r>
          </w:p>
          <w:p w14:paraId="44D77451" w14:textId="77777777" w:rsidR="001117F3" w:rsidRDefault="001117F3" w:rsidP="001117F3">
            <w:pPr>
              <w:spacing w:line="240" w:lineRule="auto"/>
              <w:jc w:val="both"/>
              <w:rPr>
                <w:rFonts w:ascii="Times New Roman" w:hAnsi="Times New Roman" w:cs="Times New Roman"/>
                <w:sz w:val="24"/>
                <w:szCs w:val="24"/>
              </w:rPr>
            </w:pPr>
          </w:p>
          <w:p w14:paraId="09C195DF" w14:textId="42B59FFE" w:rsidR="001117F3" w:rsidRDefault="006D6C5F" w:rsidP="001117F3">
            <w:pPr>
              <w:spacing w:line="240" w:lineRule="auto"/>
              <w:jc w:val="both"/>
            </w:pPr>
            <w:r w:rsidRPr="0D28EAE2">
              <w:rPr>
                <w:rFonts w:ascii="Times New Roman" w:hAnsi="Times New Roman" w:cs="Times New Roman"/>
                <w:sz w:val="24"/>
                <w:szCs w:val="24"/>
                <w:lang w:val="en-US"/>
              </w:rPr>
              <w:t xml:space="preserve">Similarly, </w:t>
            </w:r>
            <w:r w:rsidR="007F3659" w:rsidRPr="0D28EAE2">
              <w:rPr>
                <w:rFonts w:ascii="Times New Roman" w:hAnsi="Times New Roman" w:cs="Times New Roman"/>
                <w:sz w:val="24"/>
                <w:szCs w:val="24"/>
                <w:lang w:val="en-US"/>
              </w:rPr>
              <w:t xml:space="preserve">the more </w:t>
            </w:r>
            <w:proofErr w:type="gramStart"/>
            <w:r w:rsidR="007F3659" w:rsidRPr="0D28EAE2">
              <w:rPr>
                <w:rFonts w:ascii="Times New Roman" w:hAnsi="Times New Roman" w:cs="Times New Roman"/>
                <w:sz w:val="24"/>
                <w:szCs w:val="24"/>
                <w:lang w:val="en-US"/>
              </w:rPr>
              <w:t>generation</w:t>
            </w:r>
            <w:proofErr w:type="gramEnd"/>
            <w:r w:rsidR="007F3659" w:rsidRPr="0D28EAE2">
              <w:rPr>
                <w:rFonts w:ascii="Times New Roman" w:hAnsi="Times New Roman" w:cs="Times New Roman"/>
                <w:sz w:val="24"/>
                <w:szCs w:val="24"/>
                <w:lang w:val="en-US"/>
              </w:rPr>
              <w:t xml:space="preserve"> of households they live </w:t>
            </w:r>
            <w:r w:rsidR="009C7D3E" w:rsidRPr="0D28EAE2">
              <w:rPr>
                <w:rFonts w:ascii="Times New Roman" w:hAnsi="Times New Roman" w:cs="Times New Roman"/>
                <w:sz w:val="24"/>
                <w:szCs w:val="24"/>
                <w:lang w:val="en-US"/>
              </w:rPr>
              <w:t xml:space="preserve">in an </w:t>
            </w:r>
            <w:proofErr w:type="gramStart"/>
            <w:r w:rsidR="009C7D3E" w:rsidRPr="0D28EAE2">
              <w:rPr>
                <w:rFonts w:ascii="Times New Roman" w:hAnsi="Times New Roman" w:cs="Times New Roman"/>
                <w:sz w:val="24"/>
                <w:szCs w:val="24"/>
                <w:lang w:val="en-US"/>
              </w:rPr>
              <w:t>areas</w:t>
            </w:r>
            <w:proofErr w:type="gramEnd"/>
            <w:r w:rsidR="009C7D3E" w:rsidRPr="0D28EAE2">
              <w:rPr>
                <w:rFonts w:ascii="Times New Roman" w:hAnsi="Times New Roman" w:cs="Times New Roman"/>
                <w:sz w:val="24"/>
                <w:szCs w:val="24"/>
                <w:lang w:val="en-US"/>
              </w:rPr>
              <w:t xml:space="preserve">, the stronger the place attachment they have. </w:t>
            </w:r>
            <w:proofErr w:type="gramStart"/>
            <w:r w:rsidR="00413079" w:rsidRPr="0D28EAE2">
              <w:rPr>
                <w:rFonts w:ascii="Times New Roman" w:hAnsi="Times New Roman" w:cs="Times New Roman"/>
                <w:sz w:val="24"/>
                <w:szCs w:val="24"/>
                <w:lang w:val="en-US"/>
              </w:rPr>
              <w:t xml:space="preserve">Both of </w:t>
            </w:r>
            <w:r w:rsidR="00FE11E0" w:rsidRPr="0D28EAE2">
              <w:rPr>
                <w:rFonts w:ascii="Times New Roman" w:hAnsi="Times New Roman" w:cs="Times New Roman"/>
                <w:sz w:val="24"/>
                <w:szCs w:val="24"/>
                <w:lang w:val="en-US"/>
              </w:rPr>
              <w:t>the results</w:t>
            </w:r>
            <w:proofErr w:type="gramEnd"/>
            <w:r w:rsidR="00FE11E0" w:rsidRPr="0D28EAE2">
              <w:rPr>
                <w:rFonts w:ascii="Times New Roman" w:hAnsi="Times New Roman" w:cs="Times New Roman"/>
                <w:sz w:val="24"/>
                <w:szCs w:val="24"/>
                <w:lang w:val="en-US"/>
              </w:rPr>
              <w:t xml:space="preserve"> of </w:t>
            </w:r>
            <w:r w:rsidR="00537520" w:rsidRPr="0D28EAE2">
              <w:rPr>
                <w:rFonts w:ascii="Times New Roman" w:hAnsi="Times New Roman" w:cs="Times New Roman"/>
                <w:sz w:val="24"/>
                <w:szCs w:val="24"/>
                <w:lang w:val="en-US"/>
              </w:rPr>
              <w:t>Q7 and Q8 are important</w:t>
            </w:r>
            <w:r w:rsidR="00FE11E0" w:rsidRPr="0D28EAE2">
              <w:rPr>
                <w:rFonts w:ascii="Times New Roman" w:hAnsi="Times New Roman" w:cs="Times New Roman"/>
                <w:sz w:val="24"/>
                <w:szCs w:val="24"/>
                <w:lang w:val="en-US"/>
              </w:rPr>
              <w:t xml:space="preserve"> for us to figure out the relationship between living duration and place attachment. Those may be </w:t>
            </w:r>
            <w:r w:rsidR="00CE50AD" w:rsidRPr="0D28EAE2">
              <w:rPr>
                <w:rFonts w:ascii="Times New Roman" w:hAnsi="Times New Roman" w:cs="Times New Roman"/>
                <w:sz w:val="24"/>
                <w:szCs w:val="24"/>
                <w:lang w:val="en-US"/>
              </w:rPr>
              <w:t>input variables of agents in our agent-based model.</w:t>
            </w:r>
            <w:r w:rsidR="00537520" w:rsidRPr="0D28EAE2">
              <w:rPr>
                <w:rFonts w:ascii="Times New Roman" w:hAnsi="Times New Roman" w:cs="Times New Roman"/>
                <w:sz w:val="24"/>
                <w:szCs w:val="24"/>
                <w:lang w:val="en-US"/>
              </w:rPr>
              <w:t xml:space="preserve"> </w:t>
            </w:r>
          </w:p>
        </w:tc>
      </w:tr>
      <w:tr w:rsidR="0022143B" w14:paraId="7405A5DA" w14:textId="77777777" w:rsidTr="0D28EAE2">
        <w:tc>
          <w:tcPr>
            <w:tcW w:w="1620" w:type="dxa"/>
            <w:tcBorders>
              <w:top w:val="nil"/>
              <w:left w:val="nil"/>
              <w:bottom w:val="nil"/>
              <w:right w:val="nil"/>
            </w:tcBorders>
            <w:shd w:val="clear" w:color="auto" w:fill="auto"/>
            <w:tcMar>
              <w:top w:w="0" w:type="dxa"/>
              <w:left w:w="100" w:type="dxa"/>
              <w:bottom w:w="0" w:type="dxa"/>
              <w:right w:w="100" w:type="dxa"/>
            </w:tcMar>
          </w:tcPr>
          <w:p w14:paraId="78908622" w14:textId="038F71F1" w:rsidR="0022143B" w:rsidRPr="00032A33" w:rsidRDefault="0022143B" w:rsidP="0022143B">
            <w:pPr>
              <w:widowControl w:val="0"/>
              <w:pBdr>
                <w:top w:val="nil"/>
                <w:left w:val="nil"/>
                <w:bottom w:val="nil"/>
                <w:right w:val="nil"/>
                <w:between w:val="nil"/>
              </w:pBdr>
              <w:rPr>
                <w:rFonts w:ascii="Times New Roman" w:hAnsi="Times New Roman" w:cs="Times New Roman"/>
                <w:b/>
                <w:sz w:val="24"/>
                <w:szCs w:val="24"/>
              </w:rPr>
            </w:pPr>
            <w:r w:rsidRPr="001D2F4A">
              <w:rPr>
                <w:rFonts w:ascii="Times New Roman" w:eastAsia="Times New Roman" w:hAnsi="Times New Roman" w:cs="Times New Roman"/>
                <w:b/>
                <w:sz w:val="24"/>
                <w:szCs w:val="24"/>
                <w:highlight w:val="white"/>
              </w:rPr>
              <w:t>Question 1</w:t>
            </w:r>
            <w:r w:rsidRPr="001D2F4A">
              <w:rPr>
                <w:rFonts w:ascii="Times New Roman" w:hAnsi="Times New Roman" w:cs="Times New Roman"/>
                <w:b/>
                <w:sz w:val="24"/>
                <w:szCs w:val="24"/>
                <w:highlight w:val="white"/>
              </w:rPr>
              <w:t>0</w:t>
            </w:r>
            <w:r w:rsidRPr="001D2F4A">
              <w:rPr>
                <w:rFonts w:ascii="Times New Roman" w:eastAsia="Times New Roman" w:hAnsi="Times New Roman" w:cs="Times New Roman"/>
                <w:b/>
                <w:sz w:val="24"/>
                <w:szCs w:val="24"/>
                <w:highlight w:val="white"/>
              </w:rPr>
              <w:t>.</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5B76B4DF" w14:textId="3112EF43" w:rsidR="0022143B" w:rsidRDefault="0022143B" w:rsidP="0022143B">
            <w:pPr>
              <w:spacing w:line="240" w:lineRule="auto"/>
              <w:jc w:val="both"/>
              <w:rPr>
                <w:rFonts w:ascii="Times New Roman" w:hAnsi="Times New Roman" w:cs="Times New Roman"/>
                <w:sz w:val="24"/>
                <w:szCs w:val="24"/>
              </w:rPr>
            </w:pPr>
            <w:r w:rsidRPr="001D2F4A">
              <w:rPr>
                <w:rFonts w:ascii="Times New Roman" w:eastAsia="Times New Roman" w:hAnsi="Times New Roman" w:cs="Times New Roman"/>
                <w:b/>
                <w:sz w:val="24"/>
                <w:szCs w:val="24"/>
              </w:rPr>
              <w:t>Does your household have any members who are</w:t>
            </w:r>
            <w:r w:rsidRPr="001D2F4A">
              <w:rPr>
                <w:rFonts w:ascii="Times New Roman" w:hAnsi="Times New Roman" w:cs="Times New Roman"/>
                <w:b/>
                <w:sz w:val="24"/>
                <w:szCs w:val="24"/>
              </w:rPr>
              <w:t>:</w:t>
            </w:r>
          </w:p>
        </w:tc>
      </w:tr>
      <w:tr w:rsidR="00C432D4" w14:paraId="43638AF9" w14:textId="77777777" w:rsidTr="00C432D4">
        <w:tc>
          <w:tcPr>
            <w:tcW w:w="7371" w:type="dxa"/>
            <w:gridSpan w:val="2"/>
            <w:tcBorders>
              <w:top w:val="nil"/>
              <w:left w:val="nil"/>
              <w:bottom w:val="nil"/>
              <w:right w:val="nil"/>
            </w:tcBorders>
            <w:shd w:val="clear" w:color="auto" w:fill="auto"/>
            <w:tcMar>
              <w:top w:w="0" w:type="dxa"/>
              <w:left w:w="100" w:type="dxa"/>
              <w:bottom w:w="0" w:type="dxa"/>
              <w:right w:w="100" w:type="dxa"/>
            </w:tcMar>
          </w:tcPr>
          <w:p w14:paraId="65FB0F7D" w14:textId="77777777" w:rsidR="00C432D4" w:rsidRPr="00032A33" w:rsidRDefault="00C432D4" w:rsidP="00C432D4">
            <w:pPr>
              <w:widowControl w:val="0"/>
              <w:pBdr>
                <w:top w:val="nil"/>
                <w:left w:val="nil"/>
                <w:bottom w:val="nil"/>
                <w:right w:val="nil"/>
                <w:between w:val="nil"/>
              </w:pBdr>
              <w:rPr>
                <w:rFonts w:ascii="Times New Roman" w:hAnsi="Times New Roman" w:cs="Times New Roman"/>
                <w:b/>
                <w:sz w:val="24"/>
                <w:szCs w:val="24"/>
              </w:rPr>
            </w:pPr>
          </w:p>
        </w:tc>
        <w:tc>
          <w:tcPr>
            <w:tcW w:w="993" w:type="dxa"/>
            <w:tcBorders>
              <w:top w:val="nil"/>
              <w:left w:val="nil"/>
              <w:bottom w:val="nil"/>
              <w:right w:val="nil"/>
            </w:tcBorders>
            <w:shd w:val="clear" w:color="auto" w:fill="auto"/>
            <w:tcMar>
              <w:top w:w="0" w:type="dxa"/>
              <w:left w:w="100" w:type="dxa"/>
              <w:bottom w:w="0" w:type="dxa"/>
              <w:right w:w="100" w:type="dxa"/>
            </w:tcMar>
          </w:tcPr>
          <w:p w14:paraId="446B9D90" w14:textId="0864B15F" w:rsidR="00C432D4" w:rsidRDefault="00C432D4" w:rsidP="00C432D4">
            <w:pPr>
              <w:spacing w:line="240" w:lineRule="auto"/>
              <w:jc w:val="both"/>
              <w:rPr>
                <w:rFonts w:ascii="Times New Roman" w:hAnsi="Times New Roman" w:cs="Times New Roman"/>
                <w:sz w:val="24"/>
                <w:szCs w:val="24"/>
              </w:rPr>
            </w:pPr>
            <w:r w:rsidRPr="001D2F4A">
              <w:rPr>
                <w:rFonts w:ascii="Times New Roman" w:hAnsi="Times New Roman" w:cs="Times New Roman"/>
                <w:b/>
                <w:bCs/>
                <w:sz w:val="24"/>
                <w:szCs w:val="24"/>
              </w:rPr>
              <w:t>Yes</w:t>
            </w:r>
          </w:p>
        </w:tc>
        <w:tc>
          <w:tcPr>
            <w:tcW w:w="992" w:type="dxa"/>
            <w:tcBorders>
              <w:top w:val="nil"/>
              <w:left w:val="nil"/>
              <w:bottom w:val="nil"/>
              <w:right w:val="nil"/>
            </w:tcBorders>
            <w:shd w:val="clear" w:color="auto" w:fill="auto"/>
          </w:tcPr>
          <w:p w14:paraId="6B8E0BB2" w14:textId="19F54981" w:rsidR="00C432D4" w:rsidRDefault="00C432D4" w:rsidP="00C432D4">
            <w:pPr>
              <w:spacing w:line="240" w:lineRule="auto"/>
              <w:jc w:val="both"/>
              <w:rPr>
                <w:rFonts w:ascii="Times New Roman" w:hAnsi="Times New Roman" w:cs="Times New Roman"/>
                <w:sz w:val="24"/>
                <w:szCs w:val="24"/>
              </w:rPr>
            </w:pPr>
            <w:r w:rsidRPr="001D2F4A">
              <w:rPr>
                <w:rFonts w:ascii="Times New Roman" w:hAnsi="Times New Roman" w:cs="Times New Roman"/>
                <w:b/>
                <w:bCs/>
                <w:sz w:val="24"/>
                <w:szCs w:val="24"/>
              </w:rPr>
              <w:t>No</w:t>
            </w:r>
          </w:p>
        </w:tc>
      </w:tr>
      <w:tr w:rsidR="00C432D4" w14:paraId="2124FD54" w14:textId="77777777" w:rsidTr="00C432D4">
        <w:tc>
          <w:tcPr>
            <w:tcW w:w="7371" w:type="dxa"/>
            <w:gridSpan w:val="2"/>
            <w:tcBorders>
              <w:top w:val="nil"/>
              <w:left w:val="nil"/>
              <w:bottom w:val="nil"/>
              <w:right w:val="nil"/>
            </w:tcBorders>
            <w:shd w:val="clear" w:color="auto" w:fill="auto"/>
            <w:tcMar>
              <w:top w:w="0" w:type="dxa"/>
              <w:left w:w="100" w:type="dxa"/>
              <w:bottom w:w="0" w:type="dxa"/>
              <w:right w:w="100" w:type="dxa"/>
            </w:tcMar>
          </w:tcPr>
          <w:p w14:paraId="00341B94" w14:textId="721191FB" w:rsidR="00C432D4" w:rsidRPr="00032A33" w:rsidRDefault="00C432D4" w:rsidP="00C432D4">
            <w:pPr>
              <w:widowControl w:val="0"/>
              <w:pBdr>
                <w:top w:val="nil"/>
                <w:left w:val="nil"/>
                <w:bottom w:val="nil"/>
                <w:right w:val="nil"/>
                <w:between w:val="nil"/>
              </w:pBdr>
              <w:rPr>
                <w:rFonts w:ascii="Times New Roman" w:hAnsi="Times New Roman" w:cs="Times New Roman"/>
                <w:b/>
                <w:sz w:val="24"/>
                <w:szCs w:val="24"/>
              </w:rPr>
            </w:pPr>
            <w:r w:rsidRPr="001D2F4A">
              <w:rPr>
                <w:rFonts w:ascii="Times New Roman" w:hAnsi="Times New Roman" w:cs="Times New Roman"/>
                <w:bCs/>
                <w:sz w:val="20"/>
                <w:szCs w:val="20"/>
              </w:rPr>
              <w:t>1. Y</w:t>
            </w:r>
            <w:r w:rsidRPr="001D2F4A">
              <w:rPr>
                <w:rFonts w:ascii="Times New Roman" w:eastAsia="Times New Roman" w:hAnsi="Times New Roman" w:cs="Times New Roman"/>
                <w:bCs/>
                <w:sz w:val="20"/>
                <w:szCs w:val="20"/>
              </w:rPr>
              <w:t>ounger than 6 years old</w:t>
            </w:r>
          </w:p>
        </w:tc>
        <w:tc>
          <w:tcPr>
            <w:tcW w:w="993" w:type="dxa"/>
            <w:tcBorders>
              <w:top w:val="nil"/>
              <w:left w:val="nil"/>
              <w:bottom w:val="nil"/>
              <w:right w:val="nil"/>
            </w:tcBorders>
            <w:shd w:val="clear" w:color="auto" w:fill="auto"/>
            <w:tcMar>
              <w:top w:w="0" w:type="dxa"/>
              <w:left w:w="100" w:type="dxa"/>
              <w:bottom w:w="0" w:type="dxa"/>
              <w:right w:w="100" w:type="dxa"/>
            </w:tcMar>
          </w:tcPr>
          <w:p w14:paraId="6A12A453" w14:textId="271A4C43" w:rsidR="00C432D4" w:rsidRDefault="00C432D4" w:rsidP="00C432D4">
            <w:pPr>
              <w:spacing w:line="240" w:lineRule="auto"/>
              <w:jc w:val="both"/>
              <w:rPr>
                <w:rFonts w:ascii="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w:t>
            </w:r>
          </w:p>
        </w:tc>
        <w:tc>
          <w:tcPr>
            <w:tcW w:w="992" w:type="dxa"/>
            <w:tcBorders>
              <w:top w:val="nil"/>
              <w:left w:val="nil"/>
              <w:bottom w:val="nil"/>
              <w:right w:val="nil"/>
            </w:tcBorders>
            <w:shd w:val="clear" w:color="auto" w:fill="auto"/>
          </w:tcPr>
          <w:p w14:paraId="683700C2" w14:textId="36EC6668" w:rsidR="00C432D4" w:rsidRDefault="00C432D4" w:rsidP="00C432D4">
            <w:pPr>
              <w:spacing w:line="240" w:lineRule="auto"/>
              <w:jc w:val="both"/>
              <w:rPr>
                <w:rFonts w:ascii="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w:t>
            </w:r>
          </w:p>
        </w:tc>
      </w:tr>
      <w:tr w:rsidR="00C432D4" w14:paraId="274AE499" w14:textId="77777777" w:rsidTr="00C432D4">
        <w:tc>
          <w:tcPr>
            <w:tcW w:w="7371" w:type="dxa"/>
            <w:gridSpan w:val="2"/>
            <w:tcBorders>
              <w:top w:val="nil"/>
              <w:left w:val="nil"/>
              <w:bottom w:val="nil"/>
              <w:right w:val="nil"/>
            </w:tcBorders>
            <w:shd w:val="clear" w:color="auto" w:fill="auto"/>
            <w:tcMar>
              <w:top w:w="0" w:type="dxa"/>
              <w:left w:w="100" w:type="dxa"/>
              <w:bottom w:w="0" w:type="dxa"/>
              <w:right w:w="100" w:type="dxa"/>
            </w:tcMar>
          </w:tcPr>
          <w:p w14:paraId="35CCCC97" w14:textId="262162DF" w:rsidR="00C432D4" w:rsidRPr="00032A33" w:rsidRDefault="00C432D4" w:rsidP="00C432D4">
            <w:pPr>
              <w:widowControl w:val="0"/>
              <w:pBdr>
                <w:top w:val="nil"/>
                <w:left w:val="nil"/>
                <w:bottom w:val="nil"/>
                <w:right w:val="nil"/>
                <w:between w:val="nil"/>
              </w:pBdr>
              <w:rPr>
                <w:rFonts w:ascii="Times New Roman" w:hAnsi="Times New Roman" w:cs="Times New Roman"/>
                <w:b/>
                <w:sz w:val="24"/>
                <w:szCs w:val="24"/>
              </w:rPr>
            </w:pPr>
            <w:r w:rsidRPr="001D2F4A">
              <w:rPr>
                <w:rFonts w:ascii="Times New Roman" w:hAnsi="Times New Roman" w:cs="Times New Roman"/>
                <w:bCs/>
                <w:sz w:val="20"/>
                <w:szCs w:val="20"/>
              </w:rPr>
              <w:t>2. Between the ages of 6 to 18 years old</w:t>
            </w:r>
          </w:p>
        </w:tc>
        <w:tc>
          <w:tcPr>
            <w:tcW w:w="993" w:type="dxa"/>
            <w:tcBorders>
              <w:top w:val="nil"/>
              <w:left w:val="nil"/>
              <w:bottom w:val="nil"/>
              <w:right w:val="nil"/>
            </w:tcBorders>
            <w:shd w:val="clear" w:color="auto" w:fill="auto"/>
            <w:tcMar>
              <w:top w:w="0" w:type="dxa"/>
              <w:left w:w="100" w:type="dxa"/>
              <w:bottom w:w="0" w:type="dxa"/>
              <w:right w:w="100" w:type="dxa"/>
            </w:tcMar>
          </w:tcPr>
          <w:p w14:paraId="0CD18BC2" w14:textId="69DADC9A" w:rsidR="00C432D4" w:rsidRDefault="00C432D4" w:rsidP="00C432D4">
            <w:pPr>
              <w:spacing w:line="240" w:lineRule="auto"/>
              <w:jc w:val="both"/>
              <w:rPr>
                <w:rFonts w:ascii="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w:t>
            </w:r>
          </w:p>
        </w:tc>
        <w:tc>
          <w:tcPr>
            <w:tcW w:w="992" w:type="dxa"/>
            <w:tcBorders>
              <w:top w:val="nil"/>
              <w:left w:val="nil"/>
              <w:bottom w:val="nil"/>
              <w:right w:val="nil"/>
            </w:tcBorders>
            <w:shd w:val="clear" w:color="auto" w:fill="auto"/>
          </w:tcPr>
          <w:p w14:paraId="5DEB4F37" w14:textId="0C4DE6C0" w:rsidR="00C432D4" w:rsidRDefault="00C432D4" w:rsidP="00C432D4">
            <w:pPr>
              <w:spacing w:line="240" w:lineRule="auto"/>
              <w:jc w:val="both"/>
              <w:rPr>
                <w:rFonts w:ascii="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w:t>
            </w:r>
          </w:p>
        </w:tc>
      </w:tr>
      <w:tr w:rsidR="00C432D4" w14:paraId="431239E0" w14:textId="77777777" w:rsidTr="00C432D4">
        <w:tc>
          <w:tcPr>
            <w:tcW w:w="7371" w:type="dxa"/>
            <w:gridSpan w:val="2"/>
            <w:tcBorders>
              <w:top w:val="nil"/>
              <w:left w:val="nil"/>
              <w:bottom w:val="nil"/>
              <w:right w:val="nil"/>
            </w:tcBorders>
            <w:shd w:val="clear" w:color="auto" w:fill="auto"/>
            <w:tcMar>
              <w:top w:w="0" w:type="dxa"/>
              <w:left w:w="100" w:type="dxa"/>
              <w:bottom w:w="0" w:type="dxa"/>
              <w:right w:w="100" w:type="dxa"/>
            </w:tcMar>
          </w:tcPr>
          <w:p w14:paraId="2762A8F4" w14:textId="239A0F52" w:rsidR="00C432D4" w:rsidRPr="00032A33" w:rsidRDefault="00C432D4" w:rsidP="00C432D4">
            <w:pPr>
              <w:widowControl w:val="0"/>
              <w:pBdr>
                <w:top w:val="nil"/>
                <w:left w:val="nil"/>
                <w:bottom w:val="nil"/>
                <w:right w:val="nil"/>
                <w:between w:val="nil"/>
              </w:pBdr>
              <w:rPr>
                <w:rFonts w:ascii="Times New Roman" w:hAnsi="Times New Roman" w:cs="Times New Roman"/>
                <w:b/>
                <w:sz w:val="24"/>
                <w:szCs w:val="24"/>
              </w:rPr>
            </w:pPr>
            <w:r w:rsidRPr="001D2F4A">
              <w:rPr>
                <w:rFonts w:ascii="Times New Roman" w:hAnsi="Times New Roman" w:cs="Times New Roman"/>
                <w:bCs/>
                <w:sz w:val="20"/>
                <w:szCs w:val="20"/>
              </w:rPr>
              <w:t>3. Older than 65 years old</w:t>
            </w:r>
          </w:p>
        </w:tc>
        <w:tc>
          <w:tcPr>
            <w:tcW w:w="993" w:type="dxa"/>
            <w:tcBorders>
              <w:top w:val="nil"/>
              <w:left w:val="nil"/>
              <w:bottom w:val="nil"/>
              <w:right w:val="nil"/>
            </w:tcBorders>
            <w:shd w:val="clear" w:color="auto" w:fill="auto"/>
            <w:tcMar>
              <w:top w:w="0" w:type="dxa"/>
              <w:left w:w="100" w:type="dxa"/>
              <w:bottom w:w="0" w:type="dxa"/>
              <w:right w:w="100" w:type="dxa"/>
            </w:tcMar>
          </w:tcPr>
          <w:p w14:paraId="0EF85A35" w14:textId="684A7FC6" w:rsidR="00C432D4" w:rsidRDefault="00C432D4" w:rsidP="00C432D4">
            <w:pPr>
              <w:spacing w:line="240" w:lineRule="auto"/>
              <w:jc w:val="both"/>
              <w:rPr>
                <w:rFonts w:ascii="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w:t>
            </w:r>
          </w:p>
        </w:tc>
        <w:tc>
          <w:tcPr>
            <w:tcW w:w="992" w:type="dxa"/>
            <w:tcBorders>
              <w:top w:val="nil"/>
              <w:left w:val="nil"/>
              <w:bottom w:val="nil"/>
              <w:right w:val="nil"/>
            </w:tcBorders>
            <w:shd w:val="clear" w:color="auto" w:fill="auto"/>
          </w:tcPr>
          <w:p w14:paraId="68A95441" w14:textId="0D14B79C" w:rsidR="00C432D4" w:rsidRDefault="00C432D4" w:rsidP="00C432D4">
            <w:pPr>
              <w:spacing w:line="240" w:lineRule="auto"/>
              <w:jc w:val="both"/>
              <w:rPr>
                <w:rFonts w:ascii="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w:t>
            </w:r>
          </w:p>
        </w:tc>
      </w:tr>
      <w:tr w:rsidR="0022143B" w14:paraId="7AEA660F" w14:textId="77777777" w:rsidTr="0D28EAE2">
        <w:trPr>
          <w:trHeight w:val="506"/>
        </w:trPr>
        <w:tc>
          <w:tcPr>
            <w:tcW w:w="1620" w:type="dxa"/>
            <w:tcBorders>
              <w:top w:val="nil"/>
              <w:left w:val="nil"/>
              <w:bottom w:val="nil"/>
              <w:right w:val="nil"/>
            </w:tcBorders>
            <w:shd w:val="clear" w:color="auto" w:fill="auto"/>
            <w:tcMar>
              <w:top w:w="0" w:type="dxa"/>
              <w:left w:w="100" w:type="dxa"/>
              <w:bottom w:w="0" w:type="dxa"/>
              <w:right w:w="100" w:type="dxa"/>
            </w:tcMar>
          </w:tcPr>
          <w:p w14:paraId="045DAB00" w14:textId="2BC791BF" w:rsidR="0022143B" w:rsidRDefault="0022143B" w:rsidP="0022143B">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gridSpan w:val="3"/>
            <w:tcBorders>
              <w:top w:val="nil"/>
              <w:left w:val="nil"/>
              <w:bottom w:val="nil"/>
              <w:right w:val="nil"/>
            </w:tcBorders>
            <w:shd w:val="clear" w:color="auto" w:fill="auto"/>
            <w:tcMar>
              <w:top w:w="0" w:type="dxa"/>
              <w:left w:w="100" w:type="dxa"/>
              <w:bottom w:w="0" w:type="dxa"/>
              <w:right w:w="100" w:type="dxa"/>
            </w:tcMar>
          </w:tcPr>
          <w:p w14:paraId="10F4BBD6" w14:textId="77777777" w:rsidR="0022143B" w:rsidRPr="00571C78" w:rsidRDefault="0022143B" w:rsidP="0022143B">
            <w:pPr>
              <w:spacing w:line="240" w:lineRule="auto"/>
              <w:jc w:val="both"/>
              <w:rPr>
                <w:rFonts w:ascii="Times New Roman" w:hAnsi="Times New Roman" w:cs="Times New Roman"/>
                <w:sz w:val="24"/>
                <w:szCs w:val="24"/>
                <w:lang w:val="en-US"/>
              </w:rPr>
            </w:pPr>
            <w:r w:rsidRPr="00571C78">
              <w:rPr>
                <w:rFonts w:ascii="Times New Roman" w:hAnsi="Times New Roman" w:cs="Times New Roman"/>
                <w:sz w:val="24"/>
                <w:szCs w:val="24"/>
                <w:lang w:val="en-US"/>
              </w:rPr>
              <w:t xml:space="preserve">This question provides information on </w:t>
            </w:r>
            <w:r w:rsidRPr="00193272">
              <w:rPr>
                <w:rFonts w:ascii="Times New Roman" w:hAnsi="Times New Roman" w:cs="Times New Roman"/>
                <w:b/>
                <w:bCs/>
                <w:sz w:val="24"/>
                <w:szCs w:val="24"/>
                <w:lang w:val="en-US"/>
              </w:rPr>
              <w:t>social vulnerability</w:t>
            </w:r>
            <w:r w:rsidRPr="00571C78">
              <w:rPr>
                <w:rFonts w:ascii="Times New Roman" w:hAnsi="Times New Roman" w:cs="Times New Roman"/>
                <w:sz w:val="24"/>
                <w:szCs w:val="24"/>
                <w:lang w:val="en-US"/>
              </w:rPr>
              <w:t>.</w:t>
            </w:r>
          </w:p>
          <w:p w14:paraId="17D6AAC8" w14:textId="77777777" w:rsidR="0022143B" w:rsidRPr="00571C78" w:rsidRDefault="0022143B" w:rsidP="0022143B">
            <w:pPr>
              <w:spacing w:line="240" w:lineRule="auto"/>
              <w:jc w:val="both"/>
              <w:rPr>
                <w:rFonts w:ascii="Times New Roman" w:hAnsi="Times New Roman" w:cs="Times New Roman"/>
                <w:sz w:val="24"/>
                <w:szCs w:val="24"/>
                <w:lang w:val="en-US"/>
              </w:rPr>
            </w:pPr>
          </w:p>
          <w:p w14:paraId="1875D148" w14:textId="21626A50" w:rsidR="0022143B" w:rsidRPr="00D07E1B" w:rsidRDefault="0022143B" w:rsidP="0022143B">
            <w:pPr>
              <w:spacing w:line="240" w:lineRule="auto"/>
              <w:jc w:val="both"/>
              <w:rPr>
                <w:rFonts w:ascii="MS Mincho" w:hAnsi="MS Mincho" w:cs="MS Mincho"/>
                <w:color w:val="A6A6A6"/>
                <w:sz w:val="24"/>
                <w:szCs w:val="24"/>
                <w:lang w:val="en-US"/>
              </w:rPr>
            </w:pPr>
            <w:r w:rsidRPr="00571C78">
              <w:rPr>
                <w:rFonts w:ascii="Times New Roman" w:hAnsi="Times New Roman" w:cs="Times New Roman"/>
                <w:sz w:val="24"/>
                <w:szCs w:val="24"/>
                <w:lang w:val="en-US"/>
              </w:rPr>
              <w:t>Elderly individuals and children are considered groups with higher physical vulnerability. Therefore, if any household includes elderly members or children, it is regarded as having higher vulnerability compared to a typical household.</w:t>
            </w:r>
          </w:p>
        </w:tc>
      </w:tr>
    </w:tbl>
    <w:p w14:paraId="6025AA46" w14:textId="77777777" w:rsidR="00686260" w:rsidRDefault="00686260">
      <w:pPr>
        <w:rPr>
          <w:rFonts w:ascii="Times New Roman" w:eastAsia="Times New Roman" w:hAnsi="Times New Roman" w:cs="Times New Roman"/>
          <w:b/>
          <w:color w:val="00B0F0"/>
          <w:sz w:val="24"/>
          <w:szCs w:val="24"/>
        </w:rPr>
      </w:pPr>
    </w:p>
    <w:p w14:paraId="18F928ED" w14:textId="6F2100B9" w:rsidR="001F1AE2" w:rsidRDefault="003E2E81">
      <w:pPr>
        <w:rPr>
          <w:rFonts w:ascii="Times New Roman" w:eastAsia="Times New Roman" w:hAnsi="Times New Roman" w:cs="Times New Roman"/>
        </w:rPr>
      </w:pPr>
      <w:r>
        <w:rPr>
          <w:rFonts w:ascii="Times New Roman" w:eastAsia="Times New Roman" w:hAnsi="Times New Roman" w:cs="Times New Roman"/>
          <w:b/>
          <w:color w:val="00B0F0"/>
          <w:sz w:val="24"/>
          <w:szCs w:val="24"/>
        </w:rPr>
        <w:t xml:space="preserve">Part III. </w:t>
      </w:r>
      <w:proofErr w:type="gramStart"/>
      <w:r>
        <w:rPr>
          <w:rFonts w:ascii="Times New Roman" w:eastAsia="Times New Roman" w:hAnsi="Times New Roman" w:cs="Times New Roman"/>
          <w:b/>
          <w:color w:val="00B0F0"/>
          <w:sz w:val="24"/>
          <w:szCs w:val="24"/>
        </w:rPr>
        <w:t>Floods</w:t>
      </w:r>
      <w:proofErr w:type="gramEnd"/>
      <w:r>
        <w:rPr>
          <w:rFonts w:ascii="Times New Roman" w:eastAsia="Times New Roman" w:hAnsi="Times New Roman" w:cs="Times New Roman"/>
          <w:b/>
          <w:color w:val="00B0F0"/>
          <w:sz w:val="24"/>
          <w:szCs w:val="24"/>
        </w:rPr>
        <w:t>-related</w:t>
      </w:r>
      <w:r w:rsidR="006F7C96">
        <w:rPr>
          <w:rFonts w:ascii="Times New Roman" w:eastAsia="Times New Roman" w:hAnsi="Times New Roman" w:cs="Times New Roman"/>
          <w:b/>
          <w:color w:val="00B0F0"/>
          <w:sz w:val="24"/>
          <w:szCs w:val="24"/>
        </w:rPr>
        <w:t xml:space="preserve"> factor</w:t>
      </w:r>
    </w:p>
    <w:tbl>
      <w:tblPr>
        <w:tblW w:w="9356"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620"/>
        <w:gridCol w:w="7736"/>
      </w:tblGrid>
      <w:tr w:rsidR="000A5B2A" w14:paraId="18F928F0" w14:textId="77777777" w:rsidTr="0D28EAE2">
        <w:trPr>
          <w:trHeight w:val="626"/>
        </w:trPr>
        <w:tc>
          <w:tcPr>
            <w:tcW w:w="1620" w:type="dxa"/>
            <w:tcBorders>
              <w:top w:val="nil"/>
              <w:left w:val="nil"/>
              <w:right w:val="nil"/>
            </w:tcBorders>
            <w:shd w:val="clear" w:color="auto" w:fill="auto"/>
            <w:tcMar>
              <w:top w:w="0" w:type="dxa"/>
              <w:left w:w="100" w:type="dxa"/>
              <w:bottom w:w="0" w:type="dxa"/>
              <w:right w:w="100" w:type="dxa"/>
            </w:tcMar>
          </w:tcPr>
          <w:p w14:paraId="3BAAB0BD" w14:textId="77777777" w:rsidR="000A5B2A" w:rsidRPr="001D2F4A" w:rsidRDefault="000A5B2A" w:rsidP="000A5B2A">
            <w:pPr>
              <w:spacing w:line="240" w:lineRule="auto"/>
              <w:jc w:val="center"/>
              <w:rPr>
                <w:rFonts w:ascii="Times New Roman" w:eastAsia="Times New Roman" w:hAnsi="Times New Roman" w:cs="Times New Roman"/>
                <w:b/>
                <w:sz w:val="24"/>
                <w:szCs w:val="24"/>
              </w:rPr>
            </w:pPr>
            <w:bookmarkStart w:id="2" w:name="_heading=h.1fob9te" w:colFirst="0" w:colLast="0"/>
            <w:bookmarkEnd w:id="2"/>
            <w:r w:rsidRPr="001D2F4A">
              <w:rPr>
                <w:rFonts w:ascii="Times New Roman" w:eastAsia="Times New Roman" w:hAnsi="Times New Roman" w:cs="Times New Roman"/>
                <w:b/>
                <w:sz w:val="24"/>
                <w:szCs w:val="24"/>
                <w:highlight w:val="cyan"/>
              </w:rPr>
              <w:t>Question 1</w:t>
            </w:r>
            <w:r w:rsidRPr="001D2F4A">
              <w:rPr>
                <w:rFonts w:ascii="Times New Roman" w:hAnsi="Times New Roman" w:cs="Times New Roman"/>
                <w:b/>
                <w:sz w:val="24"/>
                <w:szCs w:val="24"/>
                <w:highlight w:val="cyan"/>
              </w:rPr>
              <w:t>1</w:t>
            </w:r>
            <w:r w:rsidRPr="001D2F4A">
              <w:rPr>
                <w:rFonts w:ascii="Times New Roman" w:eastAsia="Times New Roman" w:hAnsi="Times New Roman" w:cs="Times New Roman"/>
                <w:b/>
                <w:sz w:val="24"/>
                <w:szCs w:val="24"/>
                <w:highlight w:val="cyan"/>
              </w:rPr>
              <w:t>.</w:t>
            </w:r>
          </w:p>
          <w:p w14:paraId="18F928EE" w14:textId="1E4B1250" w:rsidR="000A5B2A" w:rsidRPr="00D95E79" w:rsidRDefault="000A5B2A" w:rsidP="000A5B2A">
            <w:pPr>
              <w:spacing w:line="240" w:lineRule="auto"/>
              <w:rPr>
                <w:rFonts w:ascii="Times New Roman" w:eastAsia="Times New Roman" w:hAnsi="Times New Roman" w:cs="Times New Roman"/>
                <w:b/>
                <w:sz w:val="24"/>
                <w:szCs w:val="24"/>
              </w:rPr>
            </w:pPr>
            <w:r w:rsidRPr="001D2F4A">
              <w:rPr>
                <w:rFonts w:ascii="Times New Roman" w:hAnsi="Times New Roman" w:cs="Times New Roman"/>
                <w:b/>
                <w:sz w:val="24"/>
                <w:szCs w:val="24"/>
                <w:highlight w:val="cyan"/>
              </w:rPr>
              <w:t>(For ABM)</w:t>
            </w:r>
          </w:p>
        </w:tc>
        <w:tc>
          <w:tcPr>
            <w:tcW w:w="7736" w:type="dxa"/>
            <w:tcBorders>
              <w:top w:val="nil"/>
              <w:left w:val="nil"/>
              <w:bottom w:val="nil"/>
              <w:right w:val="nil"/>
            </w:tcBorders>
            <w:shd w:val="clear" w:color="auto" w:fill="auto"/>
            <w:tcMar>
              <w:top w:w="0" w:type="dxa"/>
              <w:left w:w="100" w:type="dxa"/>
              <w:bottom w:w="0" w:type="dxa"/>
              <w:right w:w="100" w:type="dxa"/>
            </w:tcMar>
          </w:tcPr>
          <w:p w14:paraId="18F928EF" w14:textId="40F02C3E" w:rsidR="000A5B2A" w:rsidRPr="00D95E79" w:rsidRDefault="000A5B2A" w:rsidP="000A5B2A">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Have you or your household members ever </w:t>
            </w:r>
            <w:r w:rsidRPr="001D2F4A">
              <w:rPr>
                <w:rFonts w:ascii="Times New Roman" w:eastAsia="Times New Roman" w:hAnsi="Times New Roman" w:cs="Times New Roman"/>
                <w:b/>
                <w:sz w:val="24"/>
                <w:szCs w:val="24"/>
                <w:u w:val="single"/>
              </w:rPr>
              <w:t xml:space="preserve">experienced a flood </w:t>
            </w:r>
            <w:proofErr w:type="gramStart"/>
            <w:r w:rsidRPr="001D2F4A">
              <w:rPr>
                <w:rFonts w:ascii="Times New Roman" w:eastAsia="Times New Roman" w:hAnsi="Times New Roman" w:cs="Times New Roman"/>
                <w:b/>
                <w:sz w:val="24"/>
                <w:szCs w:val="24"/>
                <w:u w:val="single"/>
              </w:rPr>
              <w:t>in</w:t>
            </w:r>
            <w:proofErr w:type="gramEnd"/>
            <w:r w:rsidRPr="001D2F4A">
              <w:rPr>
                <w:rFonts w:ascii="Times New Roman" w:eastAsia="Times New Roman" w:hAnsi="Times New Roman" w:cs="Times New Roman"/>
                <w:b/>
                <w:sz w:val="24"/>
                <w:szCs w:val="24"/>
                <w:u w:val="single"/>
              </w:rPr>
              <w:t xml:space="preserve"> your current address</w:t>
            </w:r>
            <w:r w:rsidRPr="001D2F4A">
              <w:rPr>
                <w:rFonts w:ascii="Times New Roman" w:eastAsia="Times New Roman" w:hAnsi="Times New Roman" w:cs="Times New Roman"/>
                <w:b/>
                <w:sz w:val="24"/>
                <w:szCs w:val="24"/>
              </w:rPr>
              <w:t>?</w:t>
            </w:r>
          </w:p>
        </w:tc>
      </w:tr>
      <w:tr w:rsidR="000A5B2A" w14:paraId="18F928F6" w14:textId="77777777" w:rsidTr="0D28EAE2">
        <w:trPr>
          <w:trHeight w:val="24"/>
        </w:trPr>
        <w:tc>
          <w:tcPr>
            <w:tcW w:w="1620" w:type="dxa"/>
            <w:tcBorders>
              <w:left w:val="nil"/>
              <w:bottom w:val="nil"/>
              <w:right w:val="nil"/>
            </w:tcBorders>
            <w:shd w:val="clear" w:color="auto" w:fill="auto"/>
            <w:tcMar>
              <w:top w:w="100" w:type="dxa"/>
              <w:left w:w="100" w:type="dxa"/>
              <w:bottom w:w="100" w:type="dxa"/>
              <w:right w:w="100" w:type="dxa"/>
            </w:tcMar>
          </w:tcPr>
          <w:p w14:paraId="18F928F1" w14:textId="77777777" w:rsidR="000A5B2A" w:rsidRPr="00D95E79" w:rsidRDefault="000A5B2A" w:rsidP="000A5B2A">
            <w:pPr>
              <w:spacing w:line="240" w:lineRule="auto"/>
              <w:rPr>
                <w:rFonts w:ascii="Times New Roman" w:eastAsia="Times New Roman" w:hAnsi="Times New Roman" w:cs="Times New Roman"/>
              </w:rPr>
            </w:pPr>
          </w:p>
        </w:tc>
        <w:tc>
          <w:tcPr>
            <w:tcW w:w="7736" w:type="dxa"/>
            <w:tcBorders>
              <w:top w:val="nil"/>
              <w:left w:val="nil"/>
              <w:bottom w:val="nil"/>
              <w:right w:val="nil"/>
            </w:tcBorders>
            <w:shd w:val="clear" w:color="auto" w:fill="auto"/>
            <w:tcMar>
              <w:top w:w="0" w:type="dxa"/>
              <w:left w:w="100" w:type="dxa"/>
              <w:bottom w:w="0" w:type="dxa"/>
              <w:right w:w="100" w:type="dxa"/>
            </w:tcMar>
          </w:tcPr>
          <w:p w14:paraId="58DE2E86" w14:textId="77777777" w:rsidR="000A5B2A" w:rsidRPr="001D2F4A" w:rsidRDefault="000A5B2A" w:rsidP="000A5B2A">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Yes</w:t>
            </w:r>
          </w:p>
          <w:p w14:paraId="5EABA903" w14:textId="77777777" w:rsidR="000A5B2A" w:rsidRPr="001D2F4A" w:rsidRDefault="000A5B2A" w:rsidP="000A5B2A">
            <w:pPr>
              <w:spacing w:line="240" w:lineRule="auto"/>
              <w:rPr>
                <w:rFonts w:ascii="Times New Roman" w:eastAsia="Times New Roman" w:hAnsi="Times New Roman" w:cs="Times New Roman"/>
                <w:i/>
                <w:color w:val="808080"/>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No</w:t>
            </w:r>
          </w:p>
          <w:p w14:paraId="7A7FCC3A" w14:textId="77777777" w:rsidR="000A5B2A" w:rsidRPr="001D2F4A" w:rsidRDefault="000A5B2A" w:rsidP="000A5B2A">
            <w:pPr>
              <w:spacing w:line="240" w:lineRule="auto"/>
              <w:rPr>
                <w:rFonts w:ascii="Times New Roman" w:eastAsia="Times New Roman" w:hAnsi="Times New Roman" w:cs="Times New Roman"/>
                <w:i/>
                <w:color w:val="808080"/>
                <w:sz w:val="24"/>
                <w:szCs w:val="24"/>
              </w:rPr>
            </w:pPr>
            <w:r w:rsidRPr="001D2F4A">
              <w:rPr>
                <w:rFonts w:ascii="Times New Roman" w:eastAsia="Times New Roman" w:hAnsi="Times New Roman" w:cs="Times New Roman"/>
                <w:i/>
                <w:color w:val="808080"/>
                <w:sz w:val="24"/>
                <w:szCs w:val="24"/>
              </w:rPr>
              <w:t xml:space="preserve">If </w:t>
            </w:r>
            <w:proofErr w:type="gramStart"/>
            <w:r w:rsidRPr="001D2F4A">
              <w:rPr>
                <w:rFonts w:ascii="Times New Roman" w:eastAsia="Times New Roman" w:hAnsi="Times New Roman" w:cs="Times New Roman"/>
                <w:i/>
                <w:color w:val="808080"/>
                <w:sz w:val="24"/>
                <w:szCs w:val="24"/>
              </w:rPr>
              <w:t>no</w:t>
            </w:r>
            <w:proofErr w:type="gramEnd"/>
            <w:r w:rsidRPr="001D2F4A">
              <w:rPr>
                <w:rFonts w:ascii="Times New Roman" w:eastAsia="Times New Roman" w:hAnsi="Times New Roman" w:cs="Times New Roman"/>
                <w:i/>
                <w:color w:val="808080"/>
                <w:sz w:val="24"/>
                <w:szCs w:val="24"/>
              </w:rPr>
              <w:t>, skip to Question 15</w:t>
            </w:r>
          </w:p>
          <w:p w14:paraId="18F928F5" w14:textId="77777777" w:rsidR="000A5B2A" w:rsidRPr="00D95E79" w:rsidRDefault="000A5B2A" w:rsidP="000A5B2A">
            <w:pPr>
              <w:spacing w:line="240" w:lineRule="auto"/>
              <w:rPr>
                <w:rFonts w:ascii="Times New Roman" w:eastAsia="Times New Roman" w:hAnsi="Times New Roman" w:cs="Times New Roman"/>
                <w:i/>
                <w:color w:val="808080"/>
                <w:sz w:val="24"/>
                <w:szCs w:val="24"/>
              </w:rPr>
            </w:pPr>
          </w:p>
        </w:tc>
      </w:tr>
      <w:tr w:rsidR="00686260" w14:paraId="23847337" w14:textId="77777777" w:rsidTr="0D28EAE2">
        <w:trPr>
          <w:trHeight w:val="24"/>
        </w:trPr>
        <w:tc>
          <w:tcPr>
            <w:tcW w:w="1620" w:type="dxa"/>
            <w:tcBorders>
              <w:left w:val="nil"/>
              <w:bottom w:val="nil"/>
              <w:right w:val="nil"/>
            </w:tcBorders>
            <w:shd w:val="clear" w:color="auto" w:fill="auto"/>
            <w:tcMar>
              <w:top w:w="100" w:type="dxa"/>
              <w:left w:w="100" w:type="dxa"/>
              <w:bottom w:w="100" w:type="dxa"/>
              <w:right w:w="100" w:type="dxa"/>
            </w:tcMar>
          </w:tcPr>
          <w:p w14:paraId="777E6950" w14:textId="0262C202" w:rsidR="00686260" w:rsidRPr="00D95E79" w:rsidRDefault="00686260" w:rsidP="00686260">
            <w:pPr>
              <w:spacing w:line="240" w:lineRule="auto"/>
              <w:rPr>
                <w:rFonts w:ascii="Times New Roman" w:eastAsia="Times New Roman" w:hAnsi="Times New Roman" w:cs="Times New Roman"/>
              </w:rPr>
            </w:pPr>
            <w:r w:rsidRPr="00032A33">
              <w:rPr>
                <w:rFonts w:ascii="Times New Roman" w:hAnsi="Times New Roman" w:cs="Times New Roman"/>
                <w:b/>
                <w:sz w:val="24"/>
                <w:szCs w:val="24"/>
              </w:rPr>
              <w:lastRenderedPageBreak/>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21B98020" w14:textId="6BB7648D" w:rsidR="00686260" w:rsidRDefault="00686260" w:rsidP="00686260">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 xml:space="preserve">This question provides </w:t>
            </w:r>
            <w:proofErr w:type="gramStart"/>
            <w:r w:rsidRPr="0D28EAE2">
              <w:rPr>
                <w:rFonts w:ascii="Times New Roman" w:hAnsi="Times New Roman" w:cs="Times New Roman"/>
                <w:sz w:val="24"/>
                <w:szCs w:val="24"/>
                <w:lang w:val="en-US"/>
              </w:rPr>
              <w:t>the information</w:t>
            </w:r>
            <w:proofErr w:type="gramEnd"/>
            <w:r w:rsidRPr="0D28EAE2">
              <w:rPr>
                <w:rFonts w:ascii="Times New Roman" w:hAnsi="Times New Roman" w:cs="Times New Roman"/>
                <w:sz w:val="24"/>
                <w:szCs w:val="24"/>
                <w:lang w:val="en-US"/>
              </w:rPr>
              <w:t xml:space="preserve"> about </w:t>
            </w:r>
            <w:r w:rsidR="00FC22C3">
              <w:rPr>
                <w:rFonts w:ascii="Times New Roman" w:hAnsi="Times New Roman" w:cs="Times New Roman"/>
                <w:b/>
                <w:bCs/>
                <w:sz w:val="24"/>
                <w:szCs w:val="24"/>
                <w:lang w:val="en-US"/>
              </w:rPr>
              <w:t>past flood experiences of residents</w:t>
            </w:r>
            <w:r w:rsidRPr="0D28EAE2">
              <w:rPr>
                <w:rFonts w:ascii="Times New Roman" w:hAnsi="Times New Roman" w:cs="Times New Roman"/>
                <w:sz w:val="24"/>
                <w:szCs w:val="24"/>
                <w:lang w:val="en-US"/>
              </w:rPr>
              <w:t>.</w:t>
            </w:r>
          </w:p>
          <w:p w14:paraId="479B1514" w14:textId="579F4805" w:rsidR="00686260" w:rsidRPr="00D95E79" w:rsidRDefault="00686260" w:rsidP="00686260">
            <w:pPr>
              <w:spacing w:line="240" w:lineRule="auto"/>
              <w:jc w:val="both"/>
              <w:rPr>
                <w:rFonts w:ascii="MS Mincho" w:eastAsia="MS Mincho" w:hAnsi="MS Mincho" w:cs="MS Mincho"/>
                <w:color w:val="A6A6A6"/>
                <w:sz w:val="24"/>
                <w:szCs w:val="24"/>
              </w:rPr>
            </w:pPr>
          </w:p>
        </w:tc>
      </w:tr>
      <w:tr w:rsidR="00782AE5" w14:paraId="18F928F9" w14:textId="77777777" w:rsidTr="0D28EAE2">
        <w:trPr>
          <w:trHeight w:val="277"/>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4D079417" w14:textId="77777777" w:rsidR="00782AE5" w:rsidRPr="001D2F4A" w:rsidRDefault="00782AE5" w:rsidP="00782AE5">
            <w:pPr>
              <w:spacing w:line="240" w:lineRule="auto"/>
              <w:jc w:val="center"/>
              <w:rPr>
                <w:rFonts w:ascii="Times New Roman" w:eastAsia="Times New Roman" w:hAnsi="Times New Roman" w:cs="Times New Roman"/>
                <w:b/>
                <w:sz w:val="24"/>
                <w:szCs w:val="24"/>
              </w:rPr>
            </w:pPr>
            <w:bookmarkStart w:id="3" w:name="_heading=h.3znysh7" w:colFirst="0" w:colLast="0"/>
            <w:bookmarkEnd w:id="3"/>
            <w:r w:rsidRPr="001D2F4A">
              <w:rPr>
                <w:rFonts w:ascii="Times New Roman" w:eastAsia="Times New Roman" w:hAnsi="Times New Roman" w:cs="Times New Roman"/>
                <w:b/>
                <w:sz w:val="24"/>
                <w:szCs w:val="24"/>
                <w:highlight w:val="cyan"/>
              </w:rPr>
              <w:t>Question 1</w:t>
            </w:r>
            <w:r w:rsidRPr="001D2F4A">
              <w:rPr>
                <w:rFonts w:ascii="Times New Roman" w:hAnsi="Times New Roman" w:cs="Times New Roman"/>
                <w:b/>
                <w:sz w:val="24"/>
                <w:szCs w:val="24"/>
                <w:highlight w:val="cyan"/>
              </w:rPr>
              <w:t>2</w:t>
            </w:r>
            <w:r w:rsidRPr="001D2F4A">
              <w:rPr>
                <w:rFonts w:ascii="Times New Roman" w:eastAsia="Times New Roman" w:hAnsi="Times New Roman" w:cs="Times New Roman"/>
                <w:b/>
                <w:sz w:val="24"/>
                <w:szCs w:val="24"/>
                <w:highlight w:val="cyan"/>
              </w:rPr>
              <w:t>.</w:t>
            </w:r>
          </w:p>
          <w:p w14:paraId="18F928F7" w14:textId="36C9251A" w:rsidR="00782AE5" w:rsidRPr="00D95E79" w:rsidRDefault="00782AE5" w:rsidP="00782AE5">
            <w:pPr>
              <w:spacing w:line="240" w:lineRule="auto"/>
              <w:rPr>
                <w:rFonts w:ascii="Times New Roman" w:eastAsia="Times New Roman" w:hAnsi="Times New Roman" w:cs="Times New Roman"/>
                <w:b/>
                <w:sz w:val="24"/>
                <w:szCs w:val="24"/>
              </w:rPr>
            </w:pPr>
            <w:r w:rsidRPr="001D2F4A">
              <w:rPr>
                <w:rFonts w:ascii="Times New Roman" w:hAnsi="Times New Roman" w:cs="Times New Roman"/>
                <w:b/>
                <w:sz w:val="24"/>
                <w:szCs w:val="24"/>
                <w:highlight w:val="cyan"/>
              </w:rPr>
              <w:t>(For ABM)</w:t>
            </w:r>
          </w:p>
        </w:tc>
        <w:tc>
          <w:tcPr>
            <w:tcW w:w="7736" w:type="dxa"/>
            <w:tcBorders>
              <w:top w:val="nil"/>
              <w:left w:val="nil"/>
              <w:bottom w:val="nil"/>
              <w:right w:val="nil"/>
            </w:tcBorders>
            <w:shd w:val="clear" w:color="auto" w:fill="auto"/>
            <w:tcMar>
              <w:top w:w="0" w:type="dxa"/>
              <w:left w:w="100" w:type="dxa"/>
              <w:bottom w:w="0" w:type="dxa"/>
              <w:right w:w="100" w:type="dxa"/>
            </w:tcMar>
          </w:tcPr>
          <w:p w14:paraId="18F928F8" w14:textId="08B295A1" w:rsidR="00782AE5" w:rsidRPr="00D95E79" w:rsidRDefault="00782AE5" w:rsidP="00782AE5">
            <w:pPr>
              <w:spacing w:line="240" w:lineRule="auto"/>
              <w:rPr>
                <w:rFonts w:ascii="Times New Roman" w:eastAsia="Times New Roman" w:hAnsi="Times New Roman" w:cs="Times New Roman"/>
                <w:i/>
                <w:sz w:val="24"/>
                <w:szCs w:val="24"/>
              </w:rPr>
            </w:pPr>
            <w:r w:rsidRPr="001D2F4A">
              <w:rPr>
                <w:rFonts w:ascii="Times New Roman" w:eastAsia="Times New Roman" w:hAnsi="Times New Roman" w:cs="Times New Roman"/>
                <w:b/>
                <w:sz w:val="24"/>
                <w:szCs w:val="24"/>
              </w:rPr>
              <w:t xml:space="preserve">When was </w:t>
            </w:r>
            <w:r w:rsidRPr="001D2F4A">
              <w:rPr>
                <w:rFonts w:ascii="Times New Roman" w:eastAsia="Times New Roman" w:hAnsi="Times New Roman" w:cs="Times New Roman"/>
                <w:b/>
                <w:sz w:val="24"/>
                <w:szCs w:val="24"/>
                <w:u w:val="single"/>
              </w:rPr>
              <w:t>the most recent time</w:t>
            </w:r>
            <w:r w:rsidRPr="001D2F4A">
              <w:rPr>
                <w:rFonts w:ascii="Times New Roman" w:eastAsia="Times New Roman" w:hAnsi="Times New Roman" w:cs="Times New Roman"/>
                <w:b/>
                <w:sz w:val="24"/>
                <w:szCs w:val="24"/>
              </w:rPr>
              <w:t xml:space="preserve"> you or your household experienced flooding?</w:t>
            </w:r>
          </w:p>
        </w:tc>
      </w:tr>
      <w:tr w:rsidR="00782AE5" w14:paraId="18F92902" w14:textId="77777777" w:rsidTr="0D28EAE2">
        <w:trPr>
          <w:trHeight w:val="624"/>
        </w:trPr>
        <w:tc>
          <w:tcPr>
            <w:tcW w:w="1620" w:type="dxa"/>
            <w:vMerge/>
            <w:tcMar>
              <w:top w:w="0" w:type="dxa"/>
              <w:left w:w="100" w:type="dxa"/>
              <w:bottom w:w="0" w:type="dxa"/>
              <w:right w:w="100" w:type="dxa"/>
            </w:tcMar>
          </w:tcPr>
          <w:p w14:paraId="18F928FA" w14:textId="77777777" w:rsidR="00782AE5" w:rsidRPr="00D95E79" w:rsidRDefault="00782AE5" w:rsidP="00782AE5">
            <w:pPr>
              <w:widowControl w:val="0"/>
              <w:pBdr>
                <w:top w:val="nil"/>
                <w:left w:val="nil"/>
                <w:bottom w:val="nil"/>
                <w:right w:val="nil"/>
                <w:between w:val="nil"/>
              </w:pBdr>
              <w:rPr>
                <w:rFonts w:ascii="Times New Roman" w:eastAsia="Times New Roman" w:hAnsi="Times New Roman" w:cs="Times New Roman"/>
                <w:i/>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46230526" w14:textId="77777777" w:rsidR="00782AE5" w:rsidRPr="001D2F4A" w:rsidRDefault="00782AE5" w:rsidP="00782AE5">
            <w:pPr>
              <w:spacing w:line="240" w:lineRule="auto"/>
              <w:jc w:val="both"/>
              <w:rPr>
                <w:rFonts w:ascii="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w:t>
            </w:r>
            <w:r w:rsidRPr="001D2F4A">
              <w:rPr>
                <w:rFonts w:ascii="Times New Roman" w:hAnsi="Times New Roman" w:cs="Times New Roman"/>
                <w:sz w:val="24"/>
                <w:szCs w:val="24"/>
              </w:rPr>
              <w:t xml:space="preserve">Less than 1 year </w:t>
            </w:r>
          </w:p>
          <w:p w14:paraId="48895D78" w14:textId="77777777" w:rsidR="00782AE5" w:rsidRPr="001D2F4A" w:rsidRDefault="00782AE5" w:rsidP="00782AE5">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1 to 5 years ago</w:t>
            </w:r>
          </w:p>
          <w:p w14:paraId="58D39631" w14:textId="77777777" w:rsidR="00782AE5" w:rsidRPr="001D2F4A" w:rsidRDefault="00782AE5" w:rsidP="00782AE5">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6 to 10 years ago</w:t>
            </w:r>
          </w:p>
          <w:p w14:paraId="4835A839" w14:textId="77777777" w:rsidR="00782AE5" w:rsidRPr="001D2F4A" w:rsidRDefault="00782AE5" w:rsidP="00782AE5">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11 to 20 years ago</w:t>
            </w:r>
          </w:p>
          <w:p w14:paraId="4D83650D" w14:textId="77777777" w:rsidR="00782AE5" w:rsidRPr="001D2F4A" w:rsidRDefault="00782AE5" w:rsidP="00782AE5">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21 to 30 years ago</w:t>
            </w:r>
          </w:p>
          <w:p w14:paraId="44C89577" w14:textId="77777777" w:rsidR="00782AE5" w:rsidRPr="001D2F4A" w:rsidRDefault="00782AE5" w:rsidP="00782AE5">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More than 30 years ago</w:t>
            </w:r>
          </w:p>
          <w:p w14:paraId="5E1AC5BA" w14:textId="77777777" w:rsidR="00782AE5" w:rsidRPr="001D2F4A" w:rsidRDefault="00782AE5" w:rsidP="00782AE5">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None</w:t>
            </w:r>
          </w:p>
          <w:p w14:paraId="18F92901" w14:textId="77777777" w:rsidR="00782AE5" w:rsidRPr="00D95E79" w:rsidRDefault="00782AE5" w:rsidP="00782AE5">
            <w:pPr>
              <w:spacing w:line="240" w:lineRule="auto"/>
              <w:rPr>
                <w:rFonts w:ascii="Times New Roman" w:eastAsia="Times New Roman" w:hAnsi="Times New Roman" w:cs="Times New Roman"/>
                <w:color w:val="A6A6A6"/>
                <w:sz w:val="24"/>
                <w:szCs w:val="24"/>
              </w:rPr>
            </w:pPr>
          </w:p>
        </w:tc>
      </w:tr>
      <w:tr w:rsidR="00FC22C3" w14:paraId="0612A570" w14:textId="77777777" w:rsidTr="0D28EAE2">
        <w:trPr>
          <w:trHeight w:val="624"/>
        </w:trPr>
        <w:tc>
          <w:tcPr>
            <w:tcW w:w="1620" w:type="dxa"/>
            <w:tcMar>
              <w:top w:w="0" w:type="dxa"/>
              <w:left w:w="100" w:type="dxa"/>
              <w:bottom w:w="0" w:type="dxa"/>
              <w:right w:w="100" w:type="dxa"/>
            </w:tcMar>
          </w:tcPr>
          <w:p w14:paraId="4E660D89" w14:textId="7204906B" w:rsidR="00FC22C3" w:rsidRPr="00D95E79" w:rsidRDefault="00FC22C3" w:rsidP="00FC22C3">
            <w:pPr>
              <w:widowControl w:val="0"/>
              <w:pBdr>
                <w:top w:val="nil"/>
                <w:left w:val="nil"/>
                <w:bottom w:val="nil"/>
                <w:right w:val="nil"/>
                <w:between w:val="nil"/>
              </w:pBdr>
              <w:rPr>
                <w:rFonts w:ascii="Times New Roman" w:eastAsia="Times New Roman" w:hAnsi="Times New Roman" w:cs="Times New Roman"/>
                <w:i/>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34255FE5" w14:textId="38EDE4C3" w:rsidR="00FC22C3" w:rsidRDefault="00FC22C3" w:rsidP="00FC22C3">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 xml:space="preserve">This question </w:t>
            </w:r>
            <w:r>
              <w:rPr>
                <w:rFonts w:ascii="Times New Roman" w:hAnsi="Times New Roman" w:cs="Times New Roman"/>
                <w:sz w:val="24"/>
                <w:szCs w:val="24"/>
                <w:lang w:val="en-US"/>
              </w:rPr>
              <w:t xml:space="preserve">helps us to </w:t>
            </w:r>
            <w:r w:rsidR="00A4412A">
              <w:rPr>
                <w:rFonts w:ascii="Times New Roman" w:hAnsi="Times New Roman" w:cs="Times New Roman"/>
                <w:sz w:val="24"/>
                <w:szCs w:val="24"/>
                <w:lang w:val="en-US"/>
              </w:rPr>
              <w:t>quantify the flood experience of residents.</w:t>
            </w:r>
          </w:p>
          <w:p w14:paraId="3C222C84" w14:textId="77777777" w:rsidR="00FC22C3" w:rsidRPr="00D95E79" w:rsidRDefault="00FC22C3" w:rsidP="00FC22C3">
            <w:pPr>
              <w:spacing w:line="240" w:lineRule="auto"/>
              <w:jc w:val="both"/>
              <w:rPr>
                <w:rFonts w:ascii="MS Mincho" w:eastAsia="MS Mincho" w:hAnsi="MS Mincho" w:cs="MS Mincho"/>
                <w:color w:val="A6A6A6"/>
                <w:sz w:val="24"/>
                <w:szCs w:val="24"/>
              </w:rPr>
            </w:pPr>
          </w:p>
        </w:tc>
      </w:tr>
      <w:tr w:rsidR="00E15B52" w14:paraId="18F92906" w14:textId="77777777" w:rsidTr="0D28EAE2">
        <w:trPr>
          <w:trHeight w:val="277"/>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05328F98" w14:textId="77777777" w:rsidR="00E15B52" w:rsidRPr="001D2F4A" w:rsidRDefault="00E15B52" w:rsidP="00E15B52">
            <w:pPr>
              <w:spacing w:line="240" w:lineRule="auto"/>
              <w:jc w:val="center"/>
              <w:rPr>
                <w:rFonts w:ascii="Times New Roman" w:eastAsia="Times New Roman" w:hAnsi="Times New Roman" w:cs="Times New Roman"/>
                <w:b/>
                <w:sz w:val="24"/>
                <w:szCs w:val="24"/>
              </w:rPr>
            </w:pPr>
            <w:bookmarkStart w:id="4" w:name="_heading=h.2et92p0" w:colFirst="0" w:colLast="0"/>
            <w:bookmarkEnd w:id="4"/>
            <w:r w:rsidRPr="001D2F4A">
              <w:rPr>
                <w:rFonts w:ascii="Times New Roman" w:eastAsia="Times New Roman" w:hAnsi="Times New Roman" w:cs="Times New Roman"/>
                <w:b/>
                <w:sz w:val="24"/>
                <w:szCs w:val="24"/>
                <w:highlight w:val="cyan"/>
              </w:rPr>
              <w:t>Question 1</w:t>
            </w:r>
            <w:r w:rsidRPr="001D2F4A">
              <w:rPr>
                <w:rFonts w:ascii="Times New Roman" w:hAnsi="Times New Roman" w:cs="Times New Roman"/>
                <w:b/>
                <w:sz w:val="24"/>
                <w:szCs w:val="24"/>
                <w:highlight w:val="cyan"/>
              </w:rPr>
              <w:t>3</w:t>
            </w:r>
            <w:r w:rsidRPr="001D2F4A">
              <w:rPr>
                <w:rFonts w:ascii="Times New Roman" w:eastAsia="Times New Roman" w:hAnsi="Times New Roman" w:cs="Times New Roman"/>
                <w:b/>
                <w:sz w:val="24"/>
                <w:szCs w:val="24"/>
                <w:highlight w:val="cyan"/>
              </w:rPr>
              <w:t>.</w:t>
            </w:r>
          </w:p>
          <w:p w14:paraId="18F92903" w14:textId="7FBB6167" w:rsidR="00E15B52" w:rsidRPr="00D95E79" w:rsidRDefault="00E15B52" w:rsidP="00E15B52">
            <w:pPr>
              <w:spacing w:line="240" w:lineRule="auto"/>
              <w:rPr>
                <w:rFonts w:ascii="Times New Roman" w:eastAsia="Times New Roman" w:hAnsi="Times New Roman" w:cs="Times New Roman"/>
                <w:b/>
                <w:sz w:val="24"/>
                <w:szCs w:val="24"/>
              </w:rPr>
            </w:pPr>
            <w:r w:rsidRPr="001D2F4A">
              <w:rPr>
                <w:rFonts w:ascii="Times New Roman" w:hAnsi="Times New Roman" w:cs="Times New Roman"/>
                <w:b/>
                <w:sz w:val="24"/>
                <w:szCs w:val="24"/>
                <w:highlight w:val="cyan"/>
              </w:rPr>
              <w:t>(For ABM)</w:t>
            </w:r>
          </w:p>
        </w:tc>
        <w:tc>
          <w:tcPr>
            <w:tcW w:w="7736" w:type="dxa"/>
            <w:tcBorders>
              <w:top w:val="nil"/>
              <w:left w:val="nil"/>
              <w:bottom w:val="nil"/>
              <w:right w:val="nil"/>
            </w:tcBorders>
            <w:shd w:val="clear" w:color="auto" w:fill="auto"/>
            <w:tcMar>
              <w:top w:w="0" w:type="dxa"/>
              <w:left w:w="100" w:type="dxa"/>
              <w:bottom w:w="0" w:type="dxa"/>
              <w:right w:w="100" w:type="dxa"/>
            </w:tcMar>
          </w:tcPr>
          <w:p w14:paraId="2CAC41B7" w14:textId="77777777" w:rsidR="00E15B52" w:rsidRPr="001D2F4A" w:rsidRDefault="00E15B52" w:rsidP="00E15B52">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Have you or your household ever</w:t>
            </w:r>
            <w:r w:rsidRPr="001D2F4A">
              <w:rPr>
                <w:rFonts w:ascii="Times New Roman" w:eastAsia="Times New Roman" w:hAnsi="Times New Roman" w:cs="Times New Roman"/>
                <w:b/>
                <w:sz w:val="24"/>
                <w:szCs w:val="24"/>
                <w:u w:val="single"/>
              </w:rPr>
              <w:t xml:space="preserve"> experienced property damage due to flooding in recent times</w:t>
            </w:r>
            <w:r w:rsidRPr="001D2F4A">
              <w:rPr>
                <w:rFonts w:ascii="Times New Roman" w:eastAsia="Times New Roman" w:hAnsi="Times New Roman" w:cs="Times New Roman"/>
                <w:b/>
                <w:sz w:val="24"/>
                <w:szCs w:val="24"/>
              </w:rPr>
              <w:t>?</w:t>
            </w:r>
          </w:p>
          <w:p w14:paraId="6761CE90" w14:textId="77777777" w:rsidR="00E15B52" w:rsidRPr="001D2F4A" w:rsidRDefault="00E15B52" w:rsidP="00E15B52">
            <w:pPr>
              <w:spacing w:line="240" w:lineRule="auto"/>
              <w:rPr>
                <w:rFonts w:ascii="Times New Roman" w:hAnsi="Times New Roman" w:cs="Times New Roman"/>
                <w:i/>
                <w:sz w:val="24"/>
                <w:szCs w:val="24"/>
              </w:rPr>
            </w:pPr>
            <w:r w:rsidRPr="001D2F4A">
              <w:rPr>
                <w:rFonts w:ascii="Times New Roman" w:eastAsia="Times New Roman" w:hAnsi="Times New Roman" w:cs="Times New Roman"/>
                <w:i/>
                <w:sz w:val="24"/>
                <w:szCs w:val="24"/>
              </w:rPr>
              <w:t xml:space="preserve">If yes, please provide the year of the flood event. </w:t>
            </w:r>
          </w:p>
          <w:p w14:paraId="18F92905" w14:textId="2E3E5649" w:rsidR="00E15B52" w:rsidRPr="00D95E79" w:rsidRDefault="00E15B52" w:rsidP="00E15B52">
            <w:pPr>
              <w:spacing w:line="240" w:lineRule="auto"/>
              <w:rPr>
                <w:rFonts w:ascii="Times New Roman" w:eastAsia="Times New Roman" w:hAnsi="Times New Roman" w:cs="Times New Roman"/>
                <w:i/>
                <w:sz w:val="24"/>
                <w:szCs w:val="24"/>
              </w:rPr>
            </w:pPr>
            <w:r w:rsidRPr="001D2F4A">
              <w:rPr>
                <w:rFonts w:ascii="Times New Roman" w:eastAsia="Times New Roman" w:hAnsi="Times New Roman" w:cs="Times New Roman"/>
                <w:i/>
                <w:sz w:val="24"/>
                <w:szCs w:val="24"/>
              </w:rPr>
              <w:t>If you do not remember, please type 'None'.</w:t>
            </w:r>
          </w:p>
        </w:tc>
      </w:tr>
      <w:tr w:rsidR="00FC22C3" w14:paraId="18F9290B" w14:textId="77777777" w:rsidTr="0D28EAE2">
        <w:trPr>
          <w:trHeight w:val="20"/>
        </w:trPr>
        <w:tc>
          <w:tcPr>
            <w:tcW w:w="1620" w:type="dxa"/>
            <w:vMerge/>
            <w:tcMar>
              <w:top w:w="0" w:type="dxa"/>
              <w:left w:w="100" w:type="dxa"/>
              <w:bottom w:w="0" w:type="dxa"/>
              <w:right w:w="100" w:type="dxa"/>
            </w:tcMar>
          </w:tcPr>
          <w:p w14:paraId="18F92907" w14:textId="77777777" w:rsidR="00FC22C3" w:rsidRPr="00D95E79" w:rsidRDefault="00FC22C3" w:rsidP="00FC22C3">
            <w:pPr>
              <w:widowControl w:val="0"/>
              <w:pBdr>
                <w:top w:val="nil"/>
                <w:left w:val="nil"/>
                <w:bottom w:val="nil"/>
                <w:right w:val="nil"/>
                <w:between w:val="nil"/>
              </w:pBdr>
              <w:rPr>
                <w:rFonts w:ascii="Times New Roman" w:eastAsia="Times New Roman" w:hAnsi="Times New Roman" w:cs="Times New Roman"/>
                <w:i/>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18F92908" w14:textId="77777777" w:rsidR="00FC22C3" w:rsidRPr="00D95E79" w:rsidRDefault="00FC22C3" w:rsidP="00FC22C3">
            <w:pPr>
              <w:spacing w:line="240" w:lineRule="auto"/>
              <w:rPr>
                <w:rFonts w:ascii="Times New Roman" w:eastAsia="Times New Roman" w:hAnsi="Times New Roman" w:cs="Times New Roman"/>
                <w:b/>
                <w:color w:val="333333"/>
                <w:sz w:val="24"/>
                <w:szCs w:val="24"/>
              </w:rPr>
            </w:pPr>
            <w:proofErr w:type="gramStart"/>
            <w:r w:rsidRPr="00D95E79">
              <w:rPr>
                <w:rFonts w:ascii="MS Mincho" w:eastAsia="MS Mincho" w:hAnsi="MS Mincho" w:cs="MS Mincho"/>
                <w:color w:val="A6A6A6"/>
                <w:sz w:val="24"/>
                <w:szCs w:val="24"/>
              </w:rPr>
              <w:t>◯</w:t>
            </w:r>
            <w:r w:rsidRPr="00D95E79">
              <w:rPr>
                <w:rFonts w:ascii="Times New Roman" w:eastAsia="Times New Roman" w:hAnsi="Times New Roman" w:cs="Times New Roman"/>
                <w:sz w:val="24"/>
                <w:szCs w:val="24"/>
              </w:rPr>
              <w:t xml:space="preserve"> Yes, </w:t>
            </w:r>
            <w:r w:rsidRPr="00D95E79">
              <w:rPr>
                <w:rFonts w:ascii="Times New Roman" w:eastAsia="Times New Roman" w:hAnsi="Times New Roman" w:cs="Times New Roman"/>
                <w:b/>
                <w:color w:val="333333"/>
                <w:sz w:val="24"/>
                <w:szCs w:val="24"/>
              </w:rPr>
              <w:t>_</w:t>
            </w:r>
            <w:proofErr w:type="gramEnd"/>
            <w:r w:rsidRPr="00D95E79">
              <w:rPr>
                <w:rFonts w:ascii="Times New Roman" w:eastAsia="Times New Roman" w:hAnsi="Times New Roman" w:cs="Times New Roman"/>
                <w:b/>
                <w:color w:val="333333"/>
                <w:sz w:val="24"/>
                <w:szCs w:val="24"/>
              </w:rPr>
              <w:t>________</w:t>
            </w:r>
          </w:p>
          <w:p w14:paraId="18F92909" w14:textId="77777777" w:rsidR="00FC22C3" w:rsidRPr="00D95E79" w:rsidRDefault="00FC22C3" w:rsidP="00FC22C3">
            <w:pPr>
              <w:spacing w:line="240" w:lineRule="auto"/>
              <w:jc w:val="both"/>
              <w:rPr>
                <w:rFonts w:ascii="Times New Roman" w:eastAsia="Times New Roman" w:hAnsi="Times New Roman" w:cs="Times New Roman"/>
                <w:sz w:val="24"/>
                <w:szCs w:val="24"/>
              </w:rPr>
            </w:pPr>
            <w:r w:rsidRPr="00D95E79">
              <w:rPr>
                <w:rFonts w:ascii="MS Mincho" w:eastAsia="MS Mincho" w:hAnsi="MS Mincho" w:cs="MS Mincho"/>
                <w:color w:val="A6A6A6"/>
                <w:sz w:val="24"/>
                <w:szCs w:val="24"/>
              </w:rPr>
              <w:t>◯</w:t>
            </w:r>
            <w:r w:rsidRPr="00D95E79">
              <w:rPr>
                <w:rFonts w:ascii="Times New Roman" w:eastAsia="Times New Roman" w:hAnsi="Times New Roman" w:cs="Times New Roman"/>
                <w:sz w:val="24"/>
                <w:szCs w:val="24"/>
              </w:rPr>
              <w:t xml:space="preserve"> No</w:t>
            </w:r>
          </w:p>
          <w:p w14:paraId="18F9290A" w14:textId="77777777" w:rsidR="00FC22C3" w:rsidRPr="00D95E79" w:rsidRDefault="00FC22C3" w:rsidP="00FC22C3">
            <w:pPr>
              <w:spacing w:line="240" w:lineRule="auto"/>
              <w:rPr>
                <w:rFonts w:ascii="Times New Roman" w:eastAsia="Times New Roman" w:hAnsi="Times New Roman" w:cs="Times New Roman"/>
                <w:color w:val="A6A6A6"/>
                <w:sz w:val="24"/>
                <w:szCs w:val="24"/>
              </w:rPr>
            </w:pPr>
          </w:p>
        </w:tc>
      </w:tr>
      <w:tr w:rsidR="00BD13A7" w14:paraId="4C20AF7E" w14:textId="77777777" w:rsidTr="0D28EAE2">
        <w:trPr>
          <w:trHeight w:val="20"/>
        </w:trPr>
        <w:tc>
          <w:tcPr>
            <w:tcW w:w="1620" w:type="dxa"/>
            <w:tcMar>
              <w:top w:w="0" w:type="dxa"/>
              <w:left w:w="100" w:type="dxa"/>
              <w:bottom w:w="0" w:type="dxa"/>
              <w:right w:w="100" w:type="dxa"/>
            </w:tcMar>
          </w:tcPr>
          <w:p w14:paraId="09AA67BD" w14:textId="1CB6B7F4" w:rsidR="00BD13A7" w:rsidRPr="00D95E79" w:rsidRDefault="00BD13A7" w:rsidP="00BD13A7">
            <w:pPr>
              <w:widowControl w:val="0"/>
              <w:pBdr>
                <w:top w:val="nil"/>
                <w:left w:val="nil"/>
                <w:bottom w:val="nil"/>
                <w:right w:val="nil"/>
                <w:between w:val="nil"/>
              </w:pBdr>
              <w:rPr>
                <w:rFonts w:ascii="Times New Roman" w:eastAsia="Times New Roman" w:hAnsi="Times New Roman" w:cs="Times New Roman"/>
                <w:i/>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18E8597D" w14:textId="77777777" w:rsidR="0039287D" w:rsidRPr="0039287D" w:rsidRDefault="0039287D" w:rsidP="0039287D">
            <w:pPr>
              <w:spacing w:line="240" w:lineRule="auto"/>
              <w:jc w:val="both"/>
              <w:rPr>
                <w:rFonts w:ascii="Times New Roman" w:hAnsi="Times New Roman" w:cs="Times New Roman"/>
                <w:sz w:val="24"/>
                <w:szCs w:val="24"/>
                <w:lang w:val="en-US"/>
              </w:rPr>
            </w:pPr>
            <w:r w:rsidRPr="0039287D">
              <w:rPr>
                <w:rFonts w:ascii="Times New Roman" w:hAnsi="Times New Roman" w:cs="Times New Roman"/>
                <w:sz w:val="24"/>
                <w:szCs w:val="24"/>
                <w:lang w:val="en-US"/>
              </w:rPr>
              <w:t>This question mirrors Q11 but specifically asks for the exact years when households experienced flood events resulting in economic loss.</w:t>
            </w:r>
          </w:p>
          <w:p w14:paraId="24BDCE14" w14:textId="77777777" w:rsidR="0039287D" w:rsidRPr="0039287D" w:rsidRDefault="0039287D" w:rsidP="0039287D">
            <w:pPr>
              <w:spacing w:line="240" w:lineRule="auto"/>
              <w:jc w:val="both"/>
              <w:rPr>
                <w:rFonts w:ascii="Times New Roman" w:hAnsi="Times New Roman" w:cs="Times New Roman"/>
                <w:sz w:val="24"/>
                <w:szCs w:val="24"/>
                <w:lang w:val="en-US"/>
              </w:rPr>
            </w:pPr>
          </w:p>
          <w:p w14:paraId="695A66A5" w14:textId="20979B8D" w:rsidR="00BD13A7" w:rsidRPr="00205503" w:rsidRDefault="0039287D" w:rsidP="0039287D">
            <w:pPr>
              <w:spacing w:line="240" w:lineRule="auto"/>
              <w:rPr>
                <w:rFonts w:ascii="MS Mincho" w:eastAsia="MS Mincho" w:hAnsi="MS Mincho" w:cs="MS Mincho"/>
                <w:color w:val="A6A6A6"/>
                <w:sz w:val="24"/>
                <w:szCs w:val="24"/>
                <w:lang w:val="en-US"/>
              </w:rPr>
            </w:pPr>
            <w:r w:rsidRPr="0039287D">
              <w:rPr>
                <w:rFonts w:ascii="Times New Roman" w:hAnsi="Times New Roman" w:cs="Times New Roman"/>
                <w:sz w:val="24"/>
                <w:szCs w:val="24"/>
                <w:lang w:val="en-US"/>
              </w:rPr>
              <w:t xml:space="preserve">By pairing responses to this question with overall threat perception scores, we can build a regression model to </w:t>
            </w:r>
            <w:r w:rsidRPr="005C13B7">
              <w:rPr>
                <w:rFonts w:ascii="Times New Roman" w:hAnsi="Times New Roman" w:cs="Times New Roman"/>
                <w:b/>
                <w:bCs/>
                <w:sz w:val="24"/>
                <w:szCs w:val="24"/>
                <w:lang w:val="en-US"/>
              </w:rPr>
              <w:t>quantify the decay of threat perception over time</w:t>
            </w:r>
            <w:r w:rsidRPr="0039287D">
              <w:rPr>
                <w:rFonts w:ascii="Times New Roman" w:hAnsi="Times New Roman" w:cs="Times New Roman"/>
                <w:sz w:val="24"/>
                <w:szCs w:val="24"/>
                <w:lang w:val="en-US"/>
              </w:rPr>
              <w:t>. If the exact years are unavailable, we can substitute the response from Q11 as a proxy.</w:t>
            </w:r>
          </w:p>
        </w:tc>
      </w:tr>
      <w:tr w:rsidR="006B6698" w14:paraId="18F9291D" w14:textId="77777777" w:rsidTr="0D28EAE2">
        <w:trPr>
          <w:trHeight w:val="570"/>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385C6B45" w14:textId="77777777" w:rsidR="006B6698" w:rsidRPr="001D2F4A" w:rsidRDefault="006B6698" w:rsidP="006B6698">
            <w:pPr>
              <w:spacing w:line="240" w:lineRule="auto"/>
              <w:jc w:val="center"/>
              <w:rPr>
                <w:rFonts w:ascii="Times New Roman" w:eastAsia="Times New Roman" w:hAnsi="Times New Roman" w:cs="Times New Roman"/>
                <w:b/>
                <w:sz w:val="24"/>
                <w:szCs w:val="24"/>
                <w:highlight w:val="cyan"/>
              </w:rPr>
            </w:pPr>
            <w:r w:rsidRPr="001D2F4A">
              <w:rPr>
                <w:rFonts w:ascii="Times New Roman" w:eastAsia="Times New Roman" w:hAnsi="Times New Roman" w:cs="Times New Roman"/>
                <w:b/>
                <w:sz w:val="24"/>
                <w:szCs w:val="24"/>
                <w:highlight w:val="cyan"/>
              </w:rPr>
              <w:t>Question 1</w:t>
            </w:r>
            <w:r w:rsidRPr="001D2F4A">
              <w:rPr>
                <w:rFonts w:ascii="Times New Roman" w:hAnsi="Times New Roman" w:cs="Times New Roman"/>
                <w:b/>
                <w:sz w:val="24"/>
                <w:szCs w:val="24"/>
                <w:highlight w:val="cyan"/>
              </w:rPr>
              <w:t>4</w:t>
            </w:r>
            <w:r w:rsidRPr="001D2F4A">
              <w:rPr>
                <w:rFonts w:ascii="Times New Roman" w:eastAsia="Times New Roman" w:hAnsi="Times New Roman" w:cs="Times New Roman"/>
                <w:b/>
                <w:sz w:val="24"/>
                <w:szCs w:val="24"/>
                <w:highlight w:val="cyan"/>
              </w:rPr>
              <w:t>.</w:t>
            </w:r>
          </w:p>
          <w:p w14:paraId="18F9291B" w14:textId="4C8C0770" w:rsidR="006B6698" w:rsidRDefault="006B6698" w:rsidP="006B6698">
            <w:pPr>
              <w:spacing w:line="240" w:lineRule="auto"/>
              <w:rPr>
                <w:rFonts w:ascii="Times New Roman" w:eastAsia="Times New Roman" w:hAnsi="Times New Roman" w:cs="Times New Roman"/>
                <w:b/>
                <w:sz w:val="24"/>
                <w:szCs w:val="24"/>
              </w:rPr>
            </w:pPr>
            <w:r w:rsidRPr="001D2F4A">
              <w:rPr>
                <w:rFonts w:ascii="Times New Roman" w:hAnsi="Times New Roman" w:cs="Times New Roman"/>
                <w:b/>
                <w:sz w:val="24"/>
                <w:szCs w:val="24"/>
                <w:highlight w:val="cyan"/>
              </w:rPr>
              <w:t>(For ABM)</w:t>
            </w:r>
          </w:p>
        </w:tc>
        <w:tc>
          <w:tcPr>
            <w:tcW w:w="7736" w:type="dxa"/>
            <w:tcBorders>
              <w:top w:val="nil"/>
              <w:left w:val="nil"/>
              <w:bottom w:val="nil"/>
              <w:right w:val="nil"/>
            </w:tcBorders>
            <w:shd w:val="clear" w:color="auto" w:fill="auto"/>
            <w:tcMar>
              <w:top w:w="0" w:type="dxa"/>
              <w:left w:w="100" w:type="dxa"/>
              <w:bottom w:w="0" w:type="dxa"/>
              <w:right w:w="100" w:type="dxa"/>
            </w:tcMar>
          </w:tcPr>
          <w:p w14:paraId="18F9291C" w14:textId="108E9463" w:rsidR="006B6698" w:rsidRDefault="006B6698" w:rsidP="006B6698">
            <w:pPr>
              <w:spacing w:line="240" w:lineRule="auto"/>
              <w:rPr>
                <w:rFonts w:ascii="Times New Roman" w:eastAsia="Times New Roman" w:hAnsi="Times New Roman" w:cs="Times New Roman"/>
                <w:b/>
                <w:bCs/>
                <w:sz w:val="24"/>
                <w:szCs w:val="24"/>
                <w:lang w:val="en-US"/>
              </w:rPr>
            </w:pPr>
            <w:r w:rsidRPr="001D2F4A">
              <w:rPr>
                <w:rFonts w:ascii="Times New Roman" w:eastAsia="Times New Roman" w:hAnsi="Times New Roman" w:cs="Times New Roman"/>
                <w:b/>
                <w:sz w:val="24"/>
                <w:szCs w:val="24"/>
                <w:u w:val="single"/>
              </w:rPr>
              <w:t>How ofte</w:t>
            </w:r>
            <w:r w:rsidRPr="001D2F4A">
              <w:rPr>
                <w:rFonts w:ascii="Times New Roman" w:eastAsia="Times New Roman" w:hAnsi="Times New Roman" w:cs="Times New Roman"/>
                <w:b/>
                <w:sz w:val="24"/>
                <w:szCs w:val="24"/>
              </w:rPr>
              <w:t xml:space="preserve">n have you or your household members been </w:t>
            </w:r>
            <w:r w:rsidRPr="001D2F4A">
              <w:rPr>
                <w:rFonts w:ascii="Times New Roman" w:eastAsia="Times New Roman" w:hAnsi="Times New Roman" w:cs="Times New Roman"/>
                <w:b/>
                <w:sz w:val="24"/>
                <w:szCs w:val="24"/>
                <w:u w:val="single"/>
              </w:rPr>
              <w:t>personally affected by a flood in the past ten years (such as experiencing financial loss, safety risks, or increased expenses)?</w:t>
            </w:r>
          </w:p>
        </w:tc>
      </w:tr>
      <w:tr w:rsidR="006B6698" w14:paraId="18F92924" w14:textId="77777777" w:rsidTr="0D28EAE2">
        <w:trPr>
          <w:trHeight w:val="1659"/>
        </w:trPr>
        <w:tc>
          <w:tcPr>
            <w:tcW w:w="1620" w:type="dxa"/>
            <w:vMerge/>
            <w:tcMar>
              <w:top w:w="0" w:type="dxa"/>
              <w:left w:w="100" w:type="dxa"/>
              <w:bottom w:w="0" w:type="dxa"/>
              <w:right w:w="100" w:type="dxa"/>
            </w:tcMar>
          </w:tcPr>
          <w:p w14:paraId="18F9291E" w14:textId="77777777" w:rsidR="006B6698" w:rsidRDefault="006B6698" w:rsidP="006B6698">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3D149268" w14:textId="77777777" w:rsidR="006B6698" w:rsidRPr="001D2F4A" w:rsidRDefault="006B6698" w:rsidP="006B6698">
            <w:pPr>
              <w:pBdr>
                <w:top w:val="nil"/>
                <w:left w:val="nil"/>
                <w:bottom w:val="nil"/>
                <w:right w:val="nil"/>
                <w:between w:val="nil"/>
              </w:pBdr>
              <w:jc w:val="both"/>
              <w:rPr>
                <w:rFonts w:ascii="Times New Roman" w:eastAsia="Times New Roman" w:hAnsi="Times New Roman" w:cs="Times New Roman"/>
                <w:color w:val="C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0 times</w:t>
            </w:r>
          </w:p>
          <w:p w14:paraId="5941865B" w14:textId="77777777" w:rsidR="006B6698" w:rsidRPr="001D2F4A" w:rsidRDefault="006B6698" w:rsidP="006B6698">
            <w:pPr>
              <w:pBdr>
                <w:top w:val="nil"/>
                <w:left w:val="nil"/>
                <w:bottom w:val="nil"/>
                <w:right w:val="nil"/>
                <w:between w:val="nil"/>
              </w:pBdr>
              <w:jc w:val="both"/>
              <w:rPr>
                <w:rFonts w:ascii="Times New Roman" w:eastAsia="Times New Roman" w:hAnsi="Times New Roman" w:cs="Times New Roman"/>
                <w:color w:val="C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1-2 times</w:t>
            </w:r>
          </w:p>
          <w:p w14:paraId="41CC4473" w14:textId="77777777" w:rsidR="006B6698" w:rsidRPr="001D2F4A" w:rsidRDefault="006B6698" w:rsidP="006B6698">
            <w:pPr>
              <w:pBdr>
                <w:top w:val="nil"/>
                <w:left w:val="nil"/>
                <w:bottom w:val="nil"/>
                <w:right w:val="nil"/>
                <w:between w:val="nil"/>
              </w:pBdr>
              <w:jc w:val="both"/>
              <w:rPr>
                <w:rFonts w:ascii="Times New Roman" w:eastAsia="Times New Roman" w:hAnsi="Times New Roman" w:cs="Times New Roman"/>
                <w:color w:val="C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3-4 times</w:t>
            </w:r>
          </w:p>
          <w:p w14:paraId="546ABF20" w14:textId="77777777" w:rsidR="006B6698" w:rsidRPr="001D2F4A" w:rsidRDefault="006B6698" w:rsidP="006B6698">
            <w:pPr>
              <w:pBdr>
                <w:top w:val="nil"/>
                <w:left w:val="nil"/>
                <w:bottom w:val="nil"/>
                <w:right w:val="nil"/>
                <w:between w:val="nil"/>
              </w:pBdr>
              <w:jc w:val="both"/>
              <w:rPr>
                <w:rFonts w:ascii="Times New Roman" w:eastAsia="Times New Roman" w:hAnsi="Times New Roman" w:cs="Times New Roman"/>
                <w:color w:val="0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5-6 times</w:t>
            </w:r>
          </w:p>
          <w:p w14:paraId="18F92923" w14:textId="1E33162E" w:rsidR="006B6698" w:rsidRDefault="006B6698" w:rsidP="006B6698">
            <w:pPr>
              <w:spacing w:line="240" w:lineRule="auto"/>
              <w:rPr>
                <w:rFonts w:ascii="Times New Roman" w:eastAsia="Times New Roman" w:hAnsi="Times New Roman" w:cs="Times New Roman"/>
                <w:color w:val="0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7 or more times</w:t>
            </w:r>
          </w:p>
        </w:tc>
      </w:tr>
      <w:tr w:rsidR="00AD48F2" w14:paraId="22BAE4B4" w14:textId="77777777" w:rsidTr="00B577A5">
        <w:trPr>
          <w:trHeight w:val="1068"/>
        </w:trPr>
        <w:tc>
          <w:tcPr>
            <w:tcW w:w="1620" w:type="dxa"/>
            <w:tcMar>
              <w:top w:w="0" w:type="dxa"/>
              <w:left w:w="100" w:type="dxa"/>
              <w:bottom w:w="0" w:type="dxa"/>
              <w:right w:w="100" w:type="dxa"/>
            </w:tcMar>
          </w:tcPr>
          <w:p w14:paraId="5D97AF38" w14:textId="40D890B3" w:rsidR="00AD48F2" w:rsidRDefault="00AD48F2" w:rsidP="00AD48F2">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1F29D41B" w14:textId="3F8ABEC9" w:rsidR="00AD48F2" w:rsidRDefault="001832DA" w:rsidP="00AD48F2">
            <w:pPr>
              <w:pBdr>
                <w:top w:val="nil"/>
                <w:left w:val="nil"/>
                <w:bottom w:val="nil"/>
                <w:right w:val="nil"/>
                <w:between w:val="nil"/>
              </w:pBdr>
              <w:jc w:val="both"/>
              <w:rPr>
                <w:rFonts w:ascii="Cambria Math" w:eastAsia="Cambria Math" w:hAnsi="Cambria Math" w:cs="Cambria Math"/>
                <w:color w:val="A6A6A6"/>
                <w:sz w:val="24"/>
                <w:szCs w:val="24"/>
              </w:rPr>
            </w:pPr>
            <w:r w:rsidRPr="001832DA">
              <w:rPr>
                <w:rFonts w:ascii="Times New Roman" w:hAnsi="Times New Roman" w:cs="Times New Roman"/>
                <w:sz w:val="24"/>
                <w:szCs w:val="24"/>
                <w:lang w:val="en-US"/>
              </w:rPr>
              <w:t xml:space="preserve">This question helps us assess </w:t>
            </w:r>
            <w:r w:rsidRPr="001832DA">
              <w:rPr>
                <w:rFonts w:ascii="Times New Roman" w:hAnsi="Times New Roman" w:cs="Times New Roman"/>
                <w:b/>
                <w:bCs/>
                <w:sz w:val="24"/>
                <w:szCs w:val="24"/>
                <w:lang w:val="en-US"/>
              </w:rPr>
              <w:t>the frequency of flood events</w:t>
            </w:r>
            <w:r w:rsidRPr="001832DA">
              <w:rPr>
                <w:rFonts w:ascii="Times New Roman" w:hAnsi="Times New Roman" w:cs="Times New Roman"/>
                <w:sz w:val="24"/>
                <w:szCs w:val="24"/>
                <w:lang w:val="en-US"/>
              </w:rPr>
              <w:t xml:space="preserve"> in the respondents' area. Additionally, it provides insights into the relationship between flood frequency, threat perception, and other influencing factors.</w:t>
            </w:r>
          </w:p>
        </w:tc>
      </w:tr>
      <w:tr w:rsidR="0089778F" w14:paraId="7F4A9926" w14:textId="77777777" w:rsidTr="00310A0A">
        <w:trPr>
          <w:trHeight w:val="736"/>
        </w:trPr>
        <w:tc>
          <w:tcPr>
            <w:tcW w:w="1620" w:type="dxa"/>
            <w:tcMar>
              <w:top w:w="0" w:type="dxa"/>
              <w:left w:w="100" w:type="dxa"/>
              <w:bottom w:w="0" w:type="dxa"/>
              <w:right w:w="100" w:type="dxa"/>
            </w:tcMar>
          </w:tcPr>
          <w:p w14:paraId="35804648" w14:textId="77777777" w:rsidR="0089778F" w:rsidRPr="001D2F4A" w:rsidRDefault="0089778F" w:rsidP="0089778F">
            <w:pPr>
              <w:spacing w:line="240" w:lineRule="auto"/>
              <w:jc w:val="center"/>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Question 1</w:t>
            </w:r>
            <w:r w:rsidRPr="001D2F4A">
              <w:rPr>
                <w:rFonts w:ascii="Times New Roman" w:hAnsi="Times New Roman" w:cs="Times New Roman"/>
                <w:b/>
                <w:sz w:val="24"/>
                <w:szCs w:val="24"/>
              </w:rPr>
              <w:t>5</w:t>
            </w:r>
            <w:r w:rsidRPr="001D2F4A">
              <w:rPr>
                <w:rFonts w:ascii="Times New Roman" w:eastAsia="Times New Roman" w:hAnsi="Times New Roman" w:cs="Times New Roman"/>
                <w:b/>
                <w:sz w:val="24"/>
                <w:szCs w:val="24"/>
              </w:rPr>
              <w:t>.</w:t>
            </w:r>
          </w:p>
          <w:p w14:paraId="20C482D9" w14:textId="1B4808A4" w:rsidR="0089778F" w:rsidRPr="00032A33" w:rsidRDefault="0089778F" w:rsidP="0089778F">
            <w:pPr>
              <w:widowControl w:val="0"/>
              <w:pBdr>
                <w:top w:val="nil"/>
                <w:left w:val="nil"/>
                <w:bottom w:val="nil"/>
                <w:right w:val="nil"/>
                <w:between w:val="nil"/>
              </w:pBdr>
              <w:rPr>
                <w:rFonts w:ascii="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2DDC80EC" w14:textId="64ED0EF8" w:rsidR="0089778F" w:rsidRPr="001832DA" w:rsidRDefault="0089778F" w:rsidP="0089778F">
            <w:pPr>
              <w:pBdr>
                <w:top w:val="nil"/>
                <w:left w:val="nil"/>
                <w:bottom w:val="nil"/>
                <w:right w:val="nil"/>
                <w:between w:val="nil"/>
              </w:pBdr>
              <w:jc w:val="both"/>
              <w:rPr>
                <w:rFonts w:ascii="Times New Roman" w:hAnsi="Times New Roman" w:cs="Times New Roman"/>
                <w:sz w:val="24"/>
                <w:szCs w:val="24"/>
                <w:lang w:val="en-US"/>
              </w:rPr>
            </w:pPr>
            <w:r w:rsidRPr="001D2F4A">
              <w:rPr>
                <w:rFonts w:ascii="Times New Roman" w:eastAsia="Cambria Math" w:hAnsi="Times New Roman" w:cs="Times New Roman"/>
                <w:b/>
                <w:bCs/>
                <w:sz w:val="24"/>
                <w:szCs w:val="24"/>
              </w:rPr>
              <w:t>Had your household ever received assistance from the government for flood events?</w:t>
            </w:r>
          </w:p>
        </w:tc>
      </w:tr>
      <w:tr w:rsidR="0089778F" w14:paraId="495A29F8" w14:textId="77777777" w:rsidTr="00940191">
        <w:trPr>
          <w:trHeight w:val="718"/>
        </w:trPr>
        <w:tc>
          <w:tcPr>
            <w:tcW w:w="1620" w:type="dxa"/>
            <w:tcMar>
              <w:top w:w="0" w:type="dxa"/>
              <w:left w:w="100" w:type="dxa"/>
              <w:bottom w:w="0" w:type="dxa"/>
              <w:right w:w="100" w:type="dxa"/>
            </w:tcMar>
          </w:tcPr>
          <w:p w14:paraId="292F773A" w14:textId="77777777" w:rsidR="0089778F" w:rsidRPr="00032A33" w:rsidRDefault="0089778F" w:rsidP="0089778F">
            <w:pPr>
              <w:widowControl w:val="0"/>
              <w:pBdr>
                <w:top w:val="nil"/>
                <w:left w:val="nil"/>
                <w:bottom w:val="nil"/>
                <w:right w:val="nil"/>
                <w:between w:val="nil"/>
              </w:pBdr>
              <w:rPr>
                <w:rFonts w:ascii="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206E2785" w14:textId="77777777" w:rsidR="0089778F" w:rsidRPr="001D2F4A" w:rsidRDefault="0089778F" w:rsidP="0089778F">
            <w:pPr>
              <w:spacing w:line="240" w:lineRule="auto"/>
              <w:jc w:val="both"/>
              <w:rPr>
                <w:rFonts w:ascii="Times New Roman" w:eastAsia="Times New Roman" w:hAnsi="Times New Roman" w:cs="Times New Roman"/>
                <w:sz w:val="24"/>
                <w:szCs w:val="24"/>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Yes</w:t>
            </w:r>
          </w:p>
          <w:p w14:paraId="1CFDA2C5" w14:textId="3CEED20A" w:rsidR="0089778F" w:rsidRPr="001832DA" w:rsidRDefault="0089778F" w:rsidP="0089778F">
            <w:pPr>
              <w:pBdr>
                <w:top w:val="nil"/>
                <w:left w:val="nil"/>
                <w:bottom w:val="nil"/>
                <w:right w:val="nil"/>
                <w:between w:val="nil"/>
              </w:pBdr>
              <w:jc w:val="both"/>
              <w:rPr>
                <w:rFonts w:ascii="Times New Roman" w:hAnsi="Times New Roman" w:cs="Times New Roman"/>
                <w:sz w:val="24"/>
                <w:szCs w:val="24"/>
                <w:lang w:val="en-US"/>
              </w:rPr>
            </w:pPr>
            <w:r w:rsidRPr="001D2F4A">
              <w:rPr>
                <w:rFonts w:ascii="Cambria Math" w:eastAsia="MS Mincho" w:hAnsi="Cambria Math" w:cs="Cambria Math"/>
                <w:color w:val="A6A6A6"/>
                <w:sz w:val="24"/>
                <w:szCs w:val="24"/>
              </w:rPr>
              <w:t>◯</w:t>
            </w:r>
            <w:r w:rsidRPr="001D2F4A">
              <w:rPr>
                <w:rFonts w:ascii="Times New Roman" w:eastAsia="Times New Roman" w:hAnsi="Times New Roman" w:cs="Times New Roman"/>
                <w:sz w:val="24"/>
                <w:szCs w:val="24"/>
              </w:rPr>
              <w:t xml:space="preserve"> No</w:t>
            </w:r>
          </w:p>
        </w:tc>
      </w:tr>
      <w:tr w:rsidR="0037564B" w14:paraId="3271A38F" w14:textId="77777777" w:rsidTr="00B577A5">
        <w:trPr>
          <w:trHeight w:val="1068"/>
        </w:trPr>
        <w:tc>
          <w:tcPr>
            <w:tcW w:w="1620" w:type="dxa"/>
            <w:tcMar>
              <w:top w:w="0" w:type="dxa"/>
              <w:left w:w="100" w:type="dxa"/>
              <w:bottom w:w="0" w:type="dxa"/>
              <w:right w:w="100" w:type="dxa"/>
            </w:tcMar>
          </w:tcPr>
          <w:p w14:paraId="4B1910DC" w14:textId="637F2710" w:rsidR="0037564B" w:rsidRPr="00032A33" w:rsidRDefault="00310A0A" w:rsidP="0037564B">
            <w:pPr>
              <w:widowControl w:val="0"/>
              <w:pBdr>
                <w:top w:val="nil"/>
                <w:left w:val="nil"/>
                <w:bottom w:val="nil"/>
                <w:right w:val="nil"/>
                <w:between w:val="nil"/>
              </w:pBdr>
              <w:rPr>
                <w:rFonts w:ascii="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0C602A0F" w14:textId="77777777" w:rsidR="0037564B" w:rsidRDefault="00310A0A" w:rsidP="0037564B">
            <w:pPr>
              <w:pBdr>
                <w:top w:val="nil"/>
                <w:left w:val="nil"/>
                <w:bottom w:val="nil"/>
                <w:right w:val="nil"/>
                <w:between w:val="nil"/>
              </w:pBdr>
              <w:jc w:val="both"/>
              <w:rPr>
                <w:rFonts w:ascii="Times New Roman" w:hAnsi="Times New Roman" w:cs="Times New Roman"/>
                <w:sz w:val="24"/>
                <w:szCs w:val="24"/>
                <w:lang w:val="en-US"/>
              </w:rPr>
            </w:pPr>
            <w:r>
              <w:rPr>
                <w:rFonts w:ascii="Times New Roman" w:hAnsi="Times New Roman" w:cs="Times New Roman" w:hint="eastAsia"/>
                <w:sz w:val="24"/>
                <w:szCs w:val="24"/>
                <w:lang w:val="en-US"/>
              </w:rPr>
              <w:t>T</w:t>
            </w:r>
            <w:r>
              <w:rPr>
                <w:rFonts w:ascii="Times New Roman" w:hAnsi="Times New Roman" w:cs="Times New Roman"/>
                <w:sz w:val="24"/>
                <w:szCs w:val="24"/>
                <w:lang w:val="en-US"/>
              </w:rPr>
              <w:t xml:space="preserve">his question allows us to understand </w:t>
            </w:r>
            <w:r w:rsidRPr="00940191">
              <w:rPr>
                <w:rFonts w:ascii="Times New Roman" w:hAnsi="Times New Roman" w:cs="Times New Roman"/>
                <w:b/>
                <w:bCs/>
                <w:sz w:val="24"/>
                <w:szCs w:val="24"/>
                <w:lang w:val="en-US"/>
              </w:rPr>
              <w:t xml:space="preserve">the </w:t>
            </w:r>
            <w:r w:rsidR="00352E3D" w:rsidRPr="00940191">
              <w:rPr>
                <w:rFonts w:ascii="Times New Roman" w:hAnsi="Times New Roman" w:cs="Times New Roman"/>
                <w:b/>
                <w:bCs/>
                <w:sz w:val="24"/>
                <w:szCs w:val="24"/>
                <w:lang w:val="en-US"/>
              </w:rPr>
              <w:t>respondents'</w:t>
            </w:r>
            <w:r w:rsidR="001361F2" w:rsidRPr="00940191">
              <w:rPr>
                <w:rFonts w:ascii="Times New Roman" w:hAnsi="Times New Roman" w:cs="Times New Roman"/>
                <w:b/>
                <w:bCs/>
                <w:sz w:val="24"/>
                <w:szCs w:val="24"/>
                <w:lang w:val="en-US"/>
              </w:rPr>
              <w:t xml:space="preserve"> experiences </w:t>
            </w:r>
            <w:r w:rsidR="00352E3D" w:rsidRPr="00940191">
              <w:rPr>
                <w:rFonts w:ascii="Times New Roman" w:hAnsi="Times New Roman" w:cs="Times New Roman"/>
                <w:b/>
                <w:bCs/>
                <w:sz w:val="24"/>
                <w:szCs w:val="24"/>
                <w:lang w:val="en-US"/>
              </w:rPr>
              <w:t>of any form of governmental assistance</w:t>
            </w:r>
            <w:r w:rsidR="00352E3D">
              <w:rPr>
                <w:rFonts w:ascii="Times New Roman" w:hAnsi="Times New Roman" w:cs="Times New Roman"/>
                <w:sz w:val="24"/>
                <w:szCs w:val="24"/>
                <w:lang w:val="en-US"/>
              </w:rPr>
              <w:t xml:space="preserve"> such as temporary shelter, </w:t>
            </w:r>
            <w:r w:rsidR="00883821">
              <w:rPr>
                <w:rFonts w:ascii="Times New Roman" w:hAnsi="Times New Roman" w:cs="Times New Roman"/>
                <w:sz w:val="24"/>
                <w:szCs w:val="24"/>
                <w:lang w:val="en-US"/>
              </w:rPr>
              <w:t xml:space="preserve">or incentives for relocation. </w:t>
            </w:r>
          </w:p>
          <w:p w14:paraId="334F824E" w14:textId="77777777" w:rsidR="00883821" w:rsidRDefault="00883821" w:rsidP="0037564B">
            <w:pPr>
              <w:pBdr>
                <w:top w:val="nil"/>
                <w:left w:val="nil"/>
                <w:bottom w:val="nil"/>
                <w:right w:val="nil"/>
                <w:between w:val="nil"/>
              </w:pBdr>
              <w:jc w:val="both"/>
              <w:rPr>
                <w:rFonts w:ascii="Times New Roman" w:hAnsi="Times New Roman" w:cs="Times New Roman"/>
                <w:sz w:val="24"/>
                <w:szCs w:val="24"/>
                <w:lang w:val="en-US"/>
              </w:rPr>
            </w:pPr>
          </w:p>
          <w:p w14:paraId="1BA8B698" w14:textId="627FAB93" w:rsidR="00883821" w:rsidRPr="001832DA" w:rsidRDefault="00883821" w:rsidP="0037564B">
            <w:pPr>
              <w:pBdr>
                <w:top w:val="nil"/>
                <w:left w:val="nil"/>
                <w:bottom w:val="nil"/>
                <w:right w:val="nil"/>
                <w:between w:val="nil"/>
              </w:pBdr>
              <w:jc w:val="both"/>
              <w:rPr>
                <w:rFonts w:ascii="Times New Roman" w:hAnsi="Times New Roman" w:cs="Times New Roman"/>
                <w:sz w:val="24"/>
                <w:szCs w:val="24"/>
                <w:lang w:val="en-US"/>
              </w:rPr>
            </w:pPr>
            <w:r>
              <w:rPr>
                <w:rFonts w:ascii="Times New Roman" w:hAnsi="Times New Roman" w:cs="Times New Roman" w:hint="eastAsia"/>
                <w:sz w:val="24"/>
                <w:szCs w:val="24"/>
                <w:lang w:val="en-US"/>
              </w:rPr>
              <w:t>Th</w:t>
            </w:r>
            <w:r>
              <w:rPr>
                <w:rFonts w:ascii="Times New Roman" w:hAnsi="Times New Roman" w:cs="Times New Roman"/>
                <w:sz w:val="24"/>
                <w:szCs w:val="24"/>
                <w:lang w:val="en-US"/>
              </w:rPr>
              <w:t xml:space="preserve">e answer </w:t>
            </w:r>
            <w:r w:rsidR="00500232">
              <w:rPr>
                <w:rFonts w:ascii="Times New Roman" w:hAnsi="Times New Roman" w:cs="Times New Roman"/>
                <w:sz w:val="24"/>
                <w:szCs w:val="24"/>
                <w:lang w:val="en-US"/>
              </w:rPr>
              <w:t xml:space="preserve">corresponds to the question </w:t>
            </w:r>
            <w:r w:rsidR="00940191">
              <w:rPr>
                <w:rFonts w:ascii="Times New Roman" w:hAnsi="Times New Roman" w:cs="Times New Roman"/>
                <w:sz w:val="24"/>
                <w:szCs w:val="24"/>
                <w:lang w:val="en-US"/>
              </w:rPr>
              <w:t>about</w:t>
            </w:r>
            <w:r w:rsidR="00500232">
              <w:rPr>
                <w:rFonts w:ascii="Times New Roman" w:hAnsi="Times New Roman" w:cs="Times New Roman"/>
                <w:sz w:val="24"/>
                <w:szCs w:val="24"/>
                <w:lang w:val="en-US"/>
              </w:rPr>
              <w:t xml:space="preserve"> </w:t>
            </w:r>
            <w:r w:rsidR="00AF3390">
              <w:rPr>
                <w:rFonts w:ascii="Times New Roman" w:hAnsi="Times New Roman" w:cs="Times New Roman"/>
                <w:sz w:val="24"/>
                <w:szCs w:val="24"/>
                <w:lang w:val="en-US"/>
              </w:rPr>
              <w:t>experiences of shelter</w:t>
            </w:r>
            <w:r w:rsidR="00940191">
              <w:rPr>
                <w:rFonts w:ascii="Times New Roman" w:hAnsi="Times New Roman" w:cs="Times New Roman"/>
                <w:sz w:val="24"/>
                <w:szCs w:val="24"/>
                <w:lang w:val="en-US"/>
              </w:rPr>
              <w:t xml:space="preserve"> or public housing after floods in Japan.</w:t>
            </w:r>
          </w:p>
        </w:tc>
      </w:tr>
      <w:tr w:rsidR="002B51F8" w14:paraId="075E4E41" w14:textId="77777777" w:rsidTr="002B51F8">
        <w:trPr>
          <w:trHeight w:val="647"/>
        </w:trPr>
        <w:tc>
          <w:tcPr>
            <w:tcW w:w="1620" w:type="dxa"/>
            <w:tcMar>
              <w:top w:w="0" w:type="dxa"/>
              <w:left w:w="100" w:type="dxa"/>
              <w:bottom w:w="0" w:type="dxa"/>
              <w:right w:w="100" w:type="dxa"/>
            </w:tcMar>
          </w:tcPr>
          <w:p w14:paraId="762DF081" w14:textId="77777777" w:rsidR="002B51F8" w:rsidRPr="003F159B" w:rsidRDefault="002B51F8" w:rsidP="002B51F8">
            <w:pPr>
              <w:spacing w:line="240" w:lineRule="auto"/>
              <w:jc w:val="center"/>
              <w:rPr>
                <w:rFonts w:ascii="Times New Roman" w:eastAsia="Times New Roman" w:hAnsi="Times New Roman" w:cs="Times New Roman"/>
                <w:b/>
                <w:sz w:val="24"/>
                <w:szCs w:val="24"/>
              </w:rPr>
            </w:pPr>
            <w:r w:rsidRPr="003F159B">
              <w:rPr>
                <w:rFonts w:ascii="Times New Roman" w:eastAsia="Times New Roman" w:hAnsi="Times New Roman" w:cs="Times New Roman"/>
                <w:b/>
                <w:sz w:val="24"/>
                <w:szCs w:val="24"/>
              </w:rPr>
              <w:t>Question 1</w:t>
            </w:r>
            <w:r w:rsidRPr="003F159B">
              <w:rPr>
                <w:rFonts w:ascii="Times New Roman" w:hAnsi="Times New Roman" w:cs="Times New Roman"/>
                <w:b/>
                <w:sz w:val="24"/>
                <w:szCs w:val="24"/>
              </w:rPr>
              <w:t>6</w:t>
            </w:r>
            <w:r w:rsidRPr="003F159B">
              <w:rPr>
                <w:rFonts w:ascii="Times New Roman" w:eastAsia="Times New Roman" w:hAnsi="Times New Roman" w:cs="Times New Roman"/>
                <w:b/>
                <w:sz w:val="24"/>
                <w:szCs w:val="24"/>
              </w:rPr>
              <w:t>.</w:t>
            </w:r>
          </w:p>
          <w:p w14:paraId="7DDA1C40" w14:textId="77777777" w:rsidR="002B51F8" w:rsidRPr="00032A33" w:rsidRDefault="002B51F8" w:rsidP="002B51F8">
            <w:pPr>
              <w:widowControl w:val="0"/>
              <w:pBdr>
                <w:top w:val="nil"/>
                <w:left w:val="nil"/>
                <w:bottom w:val="nil"/>
                <w:right w:val="nil"/>
                <w:between w:val="nil"/>
              </w:pBdr>
              <w:rPr>
                <w:rFonts w:ascii="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337AC181" w14:textId="5B70824B" w:rsidR="002B51F8" w:rsidRDefault="002B51F8" w:rsidP="002B51F8">
            <w:pPr>
              <w:pBdr>
                <w:top w:val="nil"/>
                <w:left w:val="nil"/>
                <w:bottom w:val="nil"/>
                <w:right w:val="nil"/>
                <w:between w:val="nil"/>
              </w:pBdr>
              <w:jc w:val="both"/>
              <w:rPr>
                <w:rFonts w:ascii="Times New Roman" w:hAnsi="Times New Roman" w:cs="Times New Roman" w:hint="eastAsia"/>
                <w:sz w:val="24"/>
                <w:szCs w:val="24"/>
                <w:lang w:val="en-US"/>
              </w:rPr>
            </w:pPr>
            <w:r w:rsidRPr="003F159B">
              <w:rPr>
                <w:rFonts w:ascii="Times New Roman" w:eastAsia="Cambria Math" w:hAnsi="Times New Roman" w:cs="Times New Roman"/>
                <w:b/>
                <w:bCs/>
                <w:sz w:val="24"/>
                <w:szCs w:val="24"/>
              </w:rPr>
              <w:t>After your most recent flood experience, have you taken any of the following actions?</w:t>
            </w:r>
          </w:p>
        </w:tc>
      </w:tr>
      <w:tr w:rsidR="002B51F8" w14:paraId="352D1D8A" w14:textId="77777777" w:rsidTr="00B577A5">
        <w:trPr>
          <w:trHeight w:val="1068"/>
        </w:trPr>
        <w:tc>
          <w:tcPr>
            <w:tcW w:w="1620" w:type="dxa"/>
            <w:tcMar>
              <w:top w:w="0" w:type="dxa"/>
              <w:left w:w="100" w:type="dxa"/>
              <w:bottom w:w="0" w:type="dxa"/>
              <w:right w:w="100" w:type="dxa"/>
            </w:tcMar>
          </w:tcPr>
          <w:p w14:paraId="6BA7FD02" w14:textId="77777777" w:rsidR="002B51F8" w:rsidRPr="00032A33" w:rsidRDefault="002B51F8" w:rsidP="002B51F8">
            <w:pPr>
              <w:widowControl w:val="0"/>
              <w:pBdr>
                <w:top w:val="nil"/>
                <w:left w:val="nil"/>
                <w:bottom w:val="nil"/>
                <w:right w:val="nil"/>
                <w:between w:val="nil"/>
              </w:pBdr>
              <w:rPr>
                <w:rFonts w:ascii="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400F70FA" w14:textId="77777777" w:rsidR="00F7368C" w:rsidRPr="003F159B" w:rsidRDefault="00F7368C" w:rsidP="00F7368C">
            <w:pPr>
              <w:pBdr>
                <w:top w:val="nil"/>
                <w:left w:val="nil"/>
                <w:bottom w:val="nil"/>
                <w:right w:val="nil"/>
                <w:between w:val="nil"/>
              </w:pBdr>
              <w:jc w:val="both"/>
              <w:rPr>
                <w:rFonts w:ascii="Times New Roman" w:eastAsia="Times New Roman" w:hAnsi="Times New Roman" w:cs="Times New Roman"/>
                <w:color w:val="C00000"/>
                <w:sz w:val="24"/>
                <w:szCs w:val="24"/>
              </w:rPr>
            </w:pPr>
            <w:r w:rsidRPr="003F159B">
              <w:rPr>
                <w:rFonts w:ascii="Cambria Math" w:eastAsia="Cambria Math" w:hAnsi="Cambria Math" w:cs="Cambria Math"/>
                <w:color w:val="A6A6A6"/>
                <w:sz w:val="24"/>
                <w:szCs w:val="24"/>
              </w:rPr>
              <w:t>◯</w:t>
            </w:r>
            <w:r w:rsidRPr="003F159B">
              <w:rPr>
                <w:rFonts w:ascii="Times New Roman" w:eastAsia="Times New Roman" w:hAnsi="Times New Roman" w:cs="Times New Roman"/>
                <w:color w:val="C00000"/>
                <w:sz w:val="24"/>
                <w:szCs w:val="24"/>
              </w:rPr>
              <w:t xml:space="preserve"> </w:t>
            </w:r>
            <w:r w:rsidRPr="003F159B">
              <w:rPr>
                <w:rFonts w:ascii="Times New Roman" w:hAnsi="Times New Roman" w:cs="Times New Roman"/>
                <w:color w:val="000000"/>
                <w:sz w:val="24"/>
                <w:szCs w:val="24"/>
              </w:rPr>
              <w:t>B</w:t>
            </w:r>
            <w:r w:rsidRPr="003F159B">
              <w:rPr>
                <w:rFonts w:ascii="Times New Roman" w:eastAsia="新細明體" w:hAnsi="Times New Roman" w:cs="Times New Roman"/>
                <w:color w:val="000000"/>
                <w:sz w:val="24"/>
                <w:szCs w:val="24"/>
              </w:rPr>
              <w:t>uying flood insurance</w:t>
            </w:r>
          </w:p>
          <w:p w14:paraId="2B6E0D19" w14:textId="77777777" w:rsidR="00F7368C" w:rsidRPr="003F159B" w:rsidRDefault="00F7368C" w:rsidP="00F7368C">
            <w:pPr>
              <w:pBdr>
                <w:top w:val="nil"/>
                <w:left w:val="nil"/>
                <w:bottom w:val="nil"/>
                <w:right w:val="nil"/>
                <w:between w:val="nil"/>
              </w:pBdr>
              <w:jc w:val="both"/>
              <w:rPr>
                <w:rFonts w:ascii="Times New Roman" w:hAnsi="Times New Roman" w:cs="Times New Roman"/>
                <w:color w:val="C00000"/>
                <w:sz w:val="24"/>
                <w:szCs w:val="24"/>
              </w:rPr>
            </w:pPr>
            <w:r w:rsidRPr="003F159B">
              <w:rPr>
                <w:rFonts w:ascii="Cambria Math" w:eastAsia="Cambria Math" w:hAnsi="Cambria Math" w:cs="Cambria Math"/>
                <w:color w:val="A6A6A6"/>
                <w:sz w:val="24"/>
                <w:szCs w:val="24"/>
              </w:rPr>
              <w:t>◯</w:t>
            </w:r>
            <w:r w:rsidRPr="003F159B">
              <w:rPr>
                <w:rFonts w:ascii="Times New Roman" w:eastAsia="Times New Roman" w:hAnsi="Times New Roman" w:cs="Times New Roman"/>
                <w:color w:val="C00000"/>
                <w:sz w:val="24"/>
                <w:szCs w:val="24"/>
              </w:rPr>
              <w:t xml:space="preserve"> </w:t>
            </w:r>
            <w:r w:rsidRPr="003F159B">
              <w:rPr>
                <w:rFonts w:ascii="Times New Roman" w:hAnsi="Times New Roman" w:cs="Times New Roman"/>
                <w:color w:val="000000"/>
                <w:sz w:val="24"/>
                <w:szCs w:val="24"/>
              </w:rPr>
              <w:t>Joining buyout program/ Voluntarily relocate</w:t>
            </w:r>
          </w:p>
          <w:p w14:paraId="37F94F99" w14:textId="77777777" w:rsidR="00F7368C" w:rsidRPr="003F159B" w:rsidRDefault="00F7368C" w:rsidP="00F7368C">
            <w:pPr>
              <w:pBdr>
                <w:top w:val="nil"/>
                <w:left w:val="nil"/>
                <w:bottom w:val="nil"/>
                <w:right w:val="nil"/>
                <w:between w:val="nil"/>
              </w:pBdr>
              <w:jc w:val="both"/>
              <w:rPr>
                <w:rFonts w:ascii="Times New Roman" w:hAnsi="Times New Roman" w:cs="Times New Roman"/>
                <w:color w:val="C00000"/>
                <w:sz w:val="24"/>
                <w:szCs w:val="24"/>
              </w:rPr>
            </w:pPr>
            <w:r w:rsidRPr="003F159B">
              <w:rPr>
                <w:rFonts w:ascii="Cambria Math" w:eastAsia="Cambria Math" w:hAnsi="Cambria Math" w:cs="Cambria Math"/>
                <w:color w:val="A6A6A6"/>
                <w:sz w:val="24"/>
                <w:szCs w:val="24"/>
              </w:rPr>
              <w:t>◯</w:t>
            </w:r>
            <w:r w:rsidRPr="003F159B">
              <w:rPr>
                <w:rFonts w:ascii="Times New Roman" w:eastAsia="Times New Roman" w:hAnsi="Times New Roman" w:cs="Times New Roman"/>
                <w:color w:val="C00000"/>
                <w:sz w:val="24"/>
                <w:szCs w:val="24"/>
              </w:rPr>
              <w:t xml:space="preserve"> </w:t>
            </w:r>
            <w:r w:rsidRPr="003F159B">
              <w:rPr>
                <w:rFonts w:ascii="Times New Roman" w:hAnsi="Times New Roman" w:cs="Times New Roman"/>
                <w:color w:val="000000"/>
                <w:sz w:val="24"/>
                <w:szCs w:val="24"/>
              </w:rPr>
              <w:t>Housing elevation</w:t>
            </w:r>
          </w:p>
          <w:p w14:paraId="726F806A" w14:textId="77777777" w:rsidR="00F7368C" w:rsidRPr="003F159B" w:rsidRDefault="00F7368C" w:rsidP="00F7368C">
            <w:pPr>
              <w:pBdr>
                <w:top w:val="nil"/>
                <w:left w:val="nil"/>
                <w:bottom w:val="nil"/>
                <w:right w:val="nil"/>
                <w:between w:val="nil"/>
              </w:pBdr>
              <w:jc w:val="both"/>
              <w:rPr>
                <w:rFonts w:ascii="Times New Roman" w:hAnsi="Times New Roman" w:cs="Times New Roman"/>
                <w:color w:val="000000"/>
                <w:sz w:val="24"/>
                <w:szCs w:val="24"/>
              </w:rPr>
            </w:pPr>
            <w:r w:rsidRPr="003F159B">
              <w:rPr>
                <w:rFonts w:ascii="Cambria Math" w:eastAsia="Cambria Math" w:hAnsi="Cambria Math" w:cs="Cambria Math"/>
                <w:color w:val="A6A6A6"/>
                <w:sz w:val="24"/>
                <w:szCs w:val="24"/>
              </w:rPr>
              <w:t>◯</w:t>
            </w:r>
            <w:r w:rsidRPr="003F159B">
              <w:rPr>
                <w:rFonts w:ascii="Times New Roman" w:eastAsia="Times New Roman" w:hAnsi="Times New Roman" w:cs="Times New Roman"/>
                <w:color w:val="C00000"/>
                <w:sz w:val="24"/>
                <w:szCs w:val="24"/>
              </w:rPr>
              <w:t xml:space="preserve"> </w:t>
            </w:r>
            <w:proofErr w:type="gramStart"/>
            <w:r w:rsidRPr="003F159B">
              <w:rPr>
                <w:rFonts w:ascii="Times New Roman" w:hAnsi="Times New Roman" w:cs="Times New Roman"/>
                <w:color w:val="000000"/>
                <w:sz w:val="24"/>
                <w:szCs w:val="24"/>
              </w:rPr>
              <w:t>Other,_</w:t>
            </w:r>
            <w:proofErr w:type="gramEnd"/>
            <w:r w:rsidRPr="003F159B">
              <w:rPr>
                <w:rFonts w:ascii="Times New Roman" w:hAnsi="Times New Roman" w:cs="Times New Roman"/>
                <w:color w:val="000000"/>
                <w:sz w:val="24"/>
                <w:szCs w:val="24"/>
              </w:rPr>
              <w:t>___</w:t>
            </w:r>
          </w:p>
          <w:p w14:paraId="26A22333" w14:textId="3A9E4890" w:rsidR="002B51F8" w:rsidRDefault="00F7368C" w:rsidP="00F7368C">
            <w:pPr>
              <w:pBdr>
                <w:top w:val="nil"/>
                <w:left w:val="nil"/>
                <w:bottom w:val="nil"/>
                <w:right w:val="nil"/>
                <w:between w:val="nil"/>
              </w:pBdr>
              <w:jc w:val="both"/>
              <w:rPr>
                <w:rFonts w:ascii="Times New Roman" w:hAnsi="Times New Roman" w:cs="Times New Roman" w:hint="eastAsia"/>
                <w:sz w:val="24"/>
                <w:szCs w:val="24"/>
                <w:lang w:val="en-US"/>
              </w:rPr>
            </w:pPr>
            <w:r w:rsidRPr="003F159B">
              <w:rPr>
                <w:rFonts w:ascii="Cambria Math" w:eastAsia="Cambria Math" w:hAnsi="Cambria Math" w:cs="Cambria Math"/>
                <w:color w:val="A6A6A6"/>
                <w:sz w:val="24"/>
                <w:szCs w:val="24"/>
              </w:rPr>
              <w:t>◯</w:t>
            </w:r>
            <w:r w:rsidRPr="003F159B">
              <w:rPr>
                <w:rFonts w:ascii="Times New Roman" w:eastAsia="Times New Roman" w:hAnsi="Times New Roman" w:cs="Times New Roman"/>
                <w:color w:val="C00000"/>
                <w:sz w:val="24"/>
                <w:szCs w:val="24"/>
              </w:rPr>
              <w:t xml:space="preserve"> </w:t>
            </w:r>
            <w:r w:rsidRPr="003F159B">
              <w:rPr>
                <w:rFonts w:ascii="Times New Roman" w:hAnsi="Times New Roman" w:cs="Times New Roman"/>
                <w:color w:val="000000"/>
                <w:sz w:val="24"/>
                <w:szCs w:val="24"/>
              </w:rPr>
              <w:t>Do nothing</w:t>
            </w:r>
          </w:p>
        </w:tc>
      </w:tr>
      <w:tr w:rsidR="00F7368C" w14:paraId="45E13F00" w14:textId="77777777" w:rsidTr="00F7368C">
        <w:trPr>
          <w:trHeight w:val="651"/>
        </w:trPr>
        <w:tc>
          <w:tcPr>
            <w:tcW w:w="1620" w:type="dxa"/>
            <w:tcMar>
              <w:top w:w="0" w:type="dxa"/>
              <w:left w:w="100" w:type="dxa"/>
              <w:bottom w:w="0" w:type="dxa"/>
              <w:right w:w="100" w:type="dxa"/>
            </w:tcMar>
          </w:tcPr>
          <w:p w14:paraId="1C3C79EE" w14:textId="3D156D9B" w:rsidR="00F7368C" w:rsidRPr="00032A33" w:rsidRDefault="00F7368C" w:rsidP="00F7368C">
            <w:pPr>
              <w:widowControl w:val="0"/>
              <w:pBdr>
                <w:top w:val="nil"/>
                <w:left w:val="nil"/>
                <w:bottom w:val="nil"/>
                <w:right w:val="nil"/>
                <w:between w:val="nil"/>
              </w:pBdr>
              <w:rPr>
                <w:rFonts w:ascii="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571E70FB" w14:textId="44A06DF7" w:rsidR="00F7368C" w:rsidRPr="00B113FA" w:rsidRDefault="0014176F" w:rsidP="00F7368C">
            <w:pPr>
              <w:pBdr>
                <w:top w:val="nil"/>
                <w:left w:val="nil"/>
                <w:bottom w:val="nil"/>
                <w:right w:val="nil"/>
                <w:between w:val="nil"/>
              </w:pBdr>
              <w:jc w:val="both"/>
              <w:rPr>
                <w:rFonts w:ascii="Cambria Math" w:eastAsia="Cambria Math" w:hAnsi="Cambria Math" w:cs="Cambria Math" w:hint="eastAsia"/>
                <w:color w:val="A6A6A6"/>
                <w:sz w:val="24"/>
                <w:szCs w:val="24"/>
                <w:lang w:val="en-US"/>
              </w:rPr>
            </w:pPr>
            <w:r w:rsidRPr="0014176F">
              <w:rPr>
                <w:rFonts w:ascii="Times New Roman" w:hAnsi="Times New Roman" w:cs="Times New Roman"/>
                <w:sz w:val="24"/>
                <w:szCs w:val="24"/>
              </w:rPr>
              <w:t xml:space="preserve">This question aims to </w:t>
            </w:r>
            <w:r w:rsidRPr="0014176F">
              <w:rPr>
                <w:rFonts w:ascii="Times New Roman" w:hAnsi="Times New Roman" w:cs="Times New Roman"/>
                <w:b/>
                <w:bCs/>
                <w:sz w:val="24"/>
                <w:szCs w:val="24"/>
              </w:rPr>
              <w:t>assess respondents' post-flood adaptation actions</w:t>
            </w:r>
            <w:r w:rsidRPr="0014176F">
              <w:rPr>
                <w:rFonts w:ascii="Times New Roman" w:hAnsi="Times New Roman" w:cs="Times New Roman"/>
                <w:sz w:val="24"/>
                <w:szCs w:val="24"/>
              </w:rPr>
              <w:t xml:space="preserve">. By analyzing the responses, we can explore the relationship between their willingness to </w:t>
            </w:r>
            <w:proofErr w:type="gramStart"/>
            <w:r w:rsidRPr="0014176F">
              <w:rPr>
                <w:rFonts w:ascii="Times New Roman" w:hAnsi="Times New Roman" w:cs="Times New Roman"/>
                <w:sz w:val="24"/>
                <w:szCs w:val="24"/>
              </w:rPr>
              <w:t>take action</w:t>
            </w:r>
            <w:proofErr w:type="gramEnd"/>
            <w:r w:rsidRPr="0014176F">
              <w:rPr>
                <w:rFonts w:ascii="Times New Roman" w:hAnsi="Times New Roman" w:cs="Times New Roman"/>
                <w:sz w:val="24"/>
                <w:szCs w:val="24"/>
              </w:rPr>
              <w:t xml:space="preserve"> and the actual measures taken, providing insights into the gap between intended and implemented actions.</w:t>
            </w:r>
          </w:p>
        </w:tc>
      </w:tr>
      <w:tr w:rsidR="003F0A63" w14:paraId="474B7355" w14:textId="77777777" w:rsidTr="00F7368C">
        <w:trPr>
          <w:trHeight w:val="651"/>
        </w:trPr>
        <w:tc>
          <w:tcPr>
            <w:tcW w:w="1620" w:type="dxa"/>
            <w:tcMar>
              <w:top w:w="0" w:type="dxa"/>
              <w:left w:w="100" w:type="dxa"/>
              <w:bottom w:w="0" w:type="dxa"/>
              <w:right w:w="100" w:type="dxa"/>
            </w:tcMar>
          </w:tcPr>
          <w:p w14:paraId="783C8307" w14:textId="77777777" w:rsidR="003F0A63" w:rsidRPr="003F159B" w:rsidRDefault="003F0A63" w:rsidP="003F0A63">
            <w:pPr>
              <w:spacing w:line="240" w:lineRule="auto"/>
              <w:jc w:val="center"/>
              <w:rPr>
                <w:rFonts w:ascii="Times New Roman" w:eastAsia="Times New Roman" w:hAnsi="Times New Roman" w:cs="Times New Roman"/>
                <w:b/>
                <w:sz w:val="24"/>
                <w:szCs w:val="24"/>
              </w:rPr>
            </w:pPr>
            <w:r w:rsidRPr="003F159B">
              <w:rPr>
                <w:rFonts w:ascii="Times New Roman" w:eastAsia="Times New Roman" w:hAnsi="Times New Roman" w:cs="Times New Roman"/>
                <w:b/>
                <w:sz w:val="24"/>
                <w:szCs w:val="24"/>
              </w:rPr>
              <w:t>Question 1</w:t>
            </w:r>
            <w:r w:rsidRPr="003F159B">
              <w:rPr>
                <w:rFonts w:ascii="Times New Roman" w:hAnsi="Times New Roman" w:cs="Times New Roman"/>
                <w:b/>
                <w:sz w:val="24"/>
                <w:szCs w:val="24"/>
              </w:rPr>
              <w:t>7</w:t>
            </w:r>
            <w:r w:rsidRPr="003F159B">
              <w:rPr>
                <w:rFonts w:ascii="Times New Roman" w:eastAsia="Times New Roman" w:hAnsi="Times New Roman" w:cs="Times New Roman"/>
                <w:b/>
                <w:sz w:val="24"/>
                <w:szCs w:val="24"/>
              </w:rPr>
              <w:t>.</w:t>
            </w:r>
          </w:p>
          <w:p w14:paraId="6F4F5B5B" w14:textId="77777777" w:rsidR="003F0A63" w:rsidRPr="00032A33" w:rsidRDefault="003F0A63" w:rsidP="003F0A63">
            <w:pPr>
              <w:widowControl w:val="0"/>
              <w:pBdr>
                <w:top w:val="nil"/>
                <w:left w:val="nil"/>
                <w:bottom w:val="nil"/>
                <w:right w:val="nil"/>
                <w:between w:val="nil"/>
              </w:pBdr>
              <w:rPr>
                <w:rFonts w:ascii="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5270AA8B" w14:textId="447BA398" w:rsidR="003F0A63" w:rsidRPr="0014176F" w:rsidRDefault="003F0A63" w:rsidP="003F0A63">
            <w:pPr>
              <w:pBdr>
                <w:top w:val="nil"/>
                <w:left w:val="nil"/>
                <w:bottom w:val="nil"/>
                <w:right w:val="nil"/>
                <w:between w:val="nil"/>
              </w:pBdr>
              <w:jc w:val="both"/>
              <w:rPr>
                <w:rFonts w:ascii="Times New Roman" w:hAnsi="Times New Roman" w:cs="Times New Roman"/>
                <w:sz w:val="24"/>
                <w:szCs w:val="24"/>
              </w:rPr>
            </w:pPr>
            <w:r w:rsidRPr="003F159B">
              <w:rPr>
                <w:rFonts w:ascii="Times New Roman" w:eastAsia="MS Mincho" w:hAnsi="Times New Roman" w:cs="Times New Roman"/>
                <w:b/>
                <w:bCs/>
                <w:sz w:val="24"/>
                <w:szCs w:val="24"/>
              </w:rPr>
              <w:t>After your most recent flood experience, did you take any actions based on previous flood experiences? If so, what influenced your decision?</w:t>
            </w:r>
          </w:p>
        </w:tc>
      </w:tr>
      <w:tr w:rsidR="003F0A63" w14:paraId="312F27C1" w14:textId="77777777" w:rsidTr="00F7368C">
        <w:trPr>
          <w:trHeight w:val="651"/>
        </w:trPr>
        <w:tc>
          <w:tcPr>
            <w:tcW w:w="1620" w:type="dxa"/>
            <w:tcMar>
              <w:top w:w="0" w:type="dxa"/>
              <w:left w:w="100" w:type="dxa"/>
              <w:bottom w:w="0" w:type="dxa"/>
              <w:right w:w="100" w:type="dxa"/>
            </w:tcMar>
          </w:tcPr>
          <w:p w14:paraId="49832178" w14:textId="77777777" w:rsidR="003F0A63" w:rsidRPr="00032A33" w:rsidRDefault="003F0A63" w:rsidP="003F0A63">
            <w:pPr>
              <w:widowControl w:val="0"/>
              <w:pBdr>
                <w:top w:val="nil"/>
                <w:left w:val="nil"/>
                <w:bottom w:val="nil"/>
                <w:right w:val="nil"/>
                <w:between w:val="nil"/>
              </w:pBdr>
              <w:rPr>
                <w:rFonts w:ascii="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563FE864" w14:textId="77777777" w:rsidR="003F0A63" w:rsidRPr="003F159B" w:rsidRDefault="003F0A63" w:rsidP="003F0A63">
            <w:pPr>
              <w:pBdr>
                <w:top w:val="nil"/>
                <w:left w:val="nil"/>
                <w:bottom w:val="nil"/>
                <w:right w:val="nil"/>
                <w:between w:val="nil"/>
              </w:pBdr>
              <w:jc w:val="both"/>
              <w:rPr>
                <w:rFonts w:ascii="Times New Roman" w:hAnsi="Times New Roman" w:cs="Times New Roman"/>
                <w:color w:val="C00000"/>
                <w:sz w:val="24"/>
                <w:szCs w:val="24"/>
              </w:rPr>
            </w:pPr>
            <w:r w:rsidRPr="003F159B">
              <w:rPr>
                <w:rFonts w:ascii="Cambria Math" w:eastAsia="Cambria Math" w:hAnsi="Cambria Math" w:cs="Cambria Math"/>
                <w:color w:val="A6A6A6"/>
                <w:sz w:val="24"/>
                <w:szCs w:val="24"/>
              </w:rPr>
              <w:t>◯</w:t>
            </w:r>
            <w:r w:rsidRPr="003F159B">
              <w:rPr>
                <w:rFonts w:ascii="Times New Roman" w:eastAsia="Times New Roman" w:hAnsi="Times New Roman" w:cs="Times New Roman"/>
                <w:color w:val="C00000"/>
                <w:sz w:val="24"/>
                <w:szCs w:val="24"/>
              </w:rPr>
              <w:t xml:space="preserve"> </w:t>
            </w:r>
            <w:r w:rsidRPr="003F159B">
              <w:rPr>
                <w:rFonts w:ascii="Times New Roman" w:hAnsi="Times New Roman" w:cs="Times New Roman"/>
                <w:color w:val="000000"/>
                <w:sz w:val="24"/>
                <w:szCs w:val="24"/>
              </w:rPr>
              <w:t>Entirely based on my (or my family's) own decision</w:t>
            </w:r>
          </w:p>
          <w:p w14:paraId="6CC32CED" w14:textId="77777777" w:rsidR="003F0A63" w:rsidRPr="003F159B" w:rsidRDefault="003F0A63" w:rsidP="003F0A63">
            <w:pPr>
              <w:pBdr>
                <w:top w:val="nil"/>
                <w:left w:val="nil"/>
                <w:bottom w:val="nil"/>
                <w:right w:val="nil"/>
                <w:between w:val="nil"/>
              </w:pBdr>
              <w:jc w:val="both"/>
              <w:rPr>
                <w:rFonts w:ascii="Times New Roman" w:hAnsi="Times New Roman" w:cs="Times New Roman"/>
                <w:color w:val="C00000"/>
                <w:sz w:val="24"/>
                <w:szCs w:val="24"/>
              </w:rPr>
            </w:pPr>
            <w:r w:rsidRPr="003F159B">
              <w:rPr>
                <w:rFonts w:ascii="Cambria Math" w:eastAsia="Cambria Math" w:hAnsi="Cambria Math" w:cs="Cambria Math"/>
                <w:color w:val="A6A6A6"/>
                <w:sz w:val="24"/>
                <w:szCs w:val="24"/>
              </w:rPr>
              <w:t>◯</w:t>
            </w:r>
            <w:r w:rsidRPr="003F159B">
              <w:rPr>
                <w:rFonts w:ascii="Times New Roman" w:eastAsia="Times New Roman" w:hAnsi="Times New Roman" w:cs="Times New Roman"/>
                <w:color w:val="C00000"/>
                <w:sz w:val="24"/>
                <w:szCs w:val="24"/>
              </w:rPr>
              <w:t xml:space="preserve"> </w:t>
            </w:r>
            <w:r w:rsidRPr="003F159B">
              <w:rPr>
                <w:rFonts w:ascii="Times New Roman" w:hAnsi="Times New Roman" w:cs="Times New Roman"/>
                <w:color w:val="000000"/>
                <w:sz w:val="24"/>
                <w:szCs w:val="24"/>
              </w:rPr>
              <w:t>Partially influenced by my neighbor(s) or friend(s)</w:t>
            </w:r>
          </w:p>
          <w:p w14:paraId="46A7DF52" w14:textId="169F6FD2" w:rsidR="003F0A63" w:rsidRPr="0014176F" w:rsidRDefault="003F0A63" w:rsidP="003F0A63">
            <w:pPr>
              <w:pBdr>
                <w:top w:val="nil"/>
                <w:left w:val="nil"/>
                <w:bottom w:val="nil"/>
                <w:right w:val="nil"/>
                <w:between w:val="nil"/>
              </w:pBdr>
              <w:jc w:val="both"/>
              <w:rPr>
                <w:rFonts w:ascii="Times New Roman" w:hAnsi="Times New Roman" w:cs="Times New Roman"/>
                <w:sz w:val="24"/>
                <w:szCs w:val="24"/>
              </w:rPr>
            </w:pPr>
            <w:r w:rsidRPr="003F159B">
              <w:rPr>
                <w:rFonts w:ascii="Cambria Math" w:eastAsia="Cambria Math" w:hAnsi="Cambria Math" w:cs="Cambria Math"/>
                <w:color w:val="A6A6A6"/>
                <w:sz w:val="24"/>
                <w:szCs w:val="24"/>
              </w:rPr>
              <w:t>◯</w:t>
            </w:r>
            <w:r w:rsidRPr="003F159B">
              <w:rPr>
                <w:rFonts w:ascii="Times New Roman" w:eastAsia="Times New Roman" w:hAnsi="Times New Roman" w:cs="Times New Roman"/>
                <w:color w:val="C00000"/>
                <w:sz w:val="24"/>
                <w:szCs w:val="24"/>
              </w:rPr>
              <w:t xml:space="preserve"> </w:t>
            </w:r>
            <w:r w:rsidRPr="003F159B">
              <w:rPr>
                <w:rFonts w:ascii="Times New Roman" w:hAnsi="Times New Roman" w:cs="Times New Roman"/>
                <w:color w:val="000000"/>
                <w:sz w:val="24"/>
                <w:szCs w:val="24"/>
              </w:rPr>
              <w:t>Entirely influenced by my neighbor(s) or friend(s)</w:t>
            </w:r>
          </w:p>
        </w:tc>
      </w:tr>
      <w:tr w:rsidR="003F0A63" w14:paraId="66CCDFA6" w14:textId="77777777" w:rsidTr="00F7368C">
        <w:trPr>
          <w:trHeight w:val="651"/>
        </w:trPr>
        <w:tc>
          <w:tcPr>
            <w:tcW w:w="1620" w:type="dxa"/>
            <w:tcMar>
              <w:top w:w="0" w:type="dxa"/>
              <w:left w:w="100" w:type="dxa"/>
              <w:bottom w:w="0" w:type="dxa"/>
              <w:right w:w="100" w:type="dxa"/>
            </w:tcMar>
          </w:tcPr>
          <w:p w14:paraId="367277C9" w14:textId="2D4AACC6" w:rsidR="003F0A63" w:rsidRPr="00032A33" w:rsidRDefault="003F0A63" w:rsidP="003F0A63">
            <w:pPr>
              <w:widowControl w:val="0"/>
              <w:pBdr>
                <w:top w:val="nil"/>
                <w:left w:val="nil"/>
                <w:bottom w:val="nil"/>
                <w:right w:val="nil"/>
                <w:between w:val="nil"/>
              </w:pBdr>
              <w:rPr>
                <w:rFonts w:ascii="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606A3DAC" w14:textId="4D35C2CB" w:rsidR="003F0A63" w:rsidRPr="0014176F" w:rsidRDefault="00974DD8" w:rsidP="003F0A63">
            <w:pPr>
              <w:pBdr>
                <w:top w:val="nil"/>
                <w:left w:val="nil"/>
                <w:bottom w:val="nil"/>
                <w:right w:val="nil"/>
                <w:between w:val="nil"/>
              </w:pBdr>
              <w:jc w:val="both"/>
              <w:rPr>
                <w:rFonts w:ascii="Times New Roman" w:hAnsi="Times New Roman" w:cs="Times New Roman" w:hint="eastAsia"/>
                <w:sz w:val="24"/>
                <w:szCs w:val="24"/>
              </w:rPr>
            </w:pPr>
            <w:r w:rsidRPr="00974DD8">
              <w:rPr>
                <w:rFonts w:ascii="Times New Roman" w:hAnsi="Times New Roman" w:cs="Times New Roman"/>
                <w:sz w:val="24"/>
                <w:szCs w:val="24"/>
              </w:rPr>
              <w:t xml:space="preserve">This question helps identify the references that influence respondents' decisions and </w:t>
            </w:r>
            <w:r w:rsidRPr="00A23C97">
              <w:rPr>
                <w:rFonts w:ascii="Times New Roman" w:hAnsi="Times New Roman" w:cs="Times New Roman"/>
                <w:b/>
                <w:bCs/>
                <w:sz w:val="24"/>
                <w:szCs w:val="24"/>
              </w:rPr>
              <w:t>examines the relationship between psychological factors, such as place attachment and social capital, in their decision-making process.</w:t>
            </w:r>
          </w:p>
        </w:tc>
      </w:tr>
    </w:tbl>
    <w:p w14:paraId="18F92925" w14:textId="77777777" w:rsidR="001F1AE2" w:rsidRDefault="001F1AE2">
      <w:pPr>
        <w:spacing w:line="240" w:lineRule="auto"/>
        <w:rPr>
          <w:rFonts w:ascii="Times New Roman" w:eastAsia="Times New Roman" w:hAnsi="Times New Roman" w:cs="Times New Roman"/>
          <w:b/>
          <w:color w:val="00B0F0"/>
          <w:sz w:val="24"/>
          <w:szCs w:val="24"/>
        </w:rPr>
      </w:pPr>
    </w:p>
    <w:p w14:paraId="18F92926" w14:textId="77777777" w:rsidR="001F1AE2" w:rsidRDefault="003E2E81">
      <w:pPr>
        <w:numPr>
          <w:ilvl w:val="0"/>
          <w:numId w:val="1"/>
        </w:numPr>
        <w:pBdr>
          <w:top w:val="nil"/>
          <w:left w:val="nil"/>
          <w:bottom w:val="nil"/>
          <w:right w:val="nil"/>
          <w:between w:val="nil"/>
        </w:pBdr>
        <w:rPr>
          <w:rFonts w:ascii="Times New Roman" w:eastAsia="Times New Roman" w:hAnsi="Times New Roman" w:cs="Times New Roman"/>
          <w:b/>
          <w:color w:val="C0504D"/>
          <w:sz w:val="28"/>
          <w:szCs w:val="28"/>
        </w:rPr>
      </w:pPr>
      <w:r>
        <w:rPr>
          <w:rFonts w:ascii="Times New Roman" w:eastAsia="Times New Roman" w:hAnsi="Times New Roman" w:cs="Times New Roman"/>
          <w:b/>
          <w:color w:val="C0504D"/>
          <w:sz w:val="28"/>
          <w:szCs w:val="28"/>
        </w:rPr>
        <w:t xml:space="preserve">Place Attachment </w:t>
      </w:r>
    </w:p>
    <w:p w14:paraId="18F92927" w14:textId="77777777" w:rsidR="001F1AE2" w:rsidRDefault="003E2E81">
      <w:pPr>
        <w:spacing w:line="240" w:lineRule="auto"/>
        <w:rPr>
          <w:rFonts w:ascii="Times New Roman" w:eastAsia="Times New Roman" w:hAnsi="Times New Roman" w:cs="Times New Roman"/>
          <w:b/>
          <w:color w:val="00B0F0"/>
          <w:sz w:val="24"/>
          <w:szCs w:val="24"/>
        </w:rPr>
      </w:pPr>
      <w:r>
        <w:rPr>
          <w:rFonts w:ascii="Times New Roman" w:eastAsia="Times New Roman" w:hAnsi="Times New Roman" w:cs="Times New Roman"/>
          <w:b/>
          <w:color w:val="00B0F0"/>
          <w:sz w:val="24"/>
          <w:szCs w:val="24"/>
        </w:rPr>
        <w:t xml:space="preserve">Part IV. Social Capital </w:t>
      </w:r>
    </w:p>
    <w:tbl>
      <w:tblPr>
        <w:tblW w:w="9680" w:type="dxa"/>
        <w:jc w:val="center"/>
        <w:tblLayout w:type="fixed"/>
        <w:tblCellMar>
          <w:top w:w="100" w:type="dxa"/>
          <w:left w:w="100" w:type="dxa"/>
          <w:bottom w:w="100" w:type="dxa"/>
          <w:right w:w="100" w:type="dxa"/>
        </w:tblCellMar>
        <w:tblLook w:val="0600" w:firstRow="0" w:lastRow="0" w:firstColumn="0" w:lastColumn="0" w:noHBand="1" w:noVBand="1"/>
      </w:tblPr>
      <w:tblGrid>
        <w:gridCol w:w="1560"/>
        <w:gridCol w:w="60"/>
        <w:gridCol w:w="2916"/>
        <w:gridCol w:w="1134"/>
        <w:gridCol w:w="1134"/>
        <w:gridCol w:w="993"/>
        <w:gridCol w:w="811"/>
        <w:gridCol w:w="1072"/>
      </w:tblGrid>
      <w:tr w:rsidR="001F1AE2" w14:paraId="18F9292C" w14:textId="77777777" w:rsidTr="0D28EAE2">
        <w:trPr>
          <w:trHeight w:val="449"/>
          <w:jc w:val="center"/>
        </w:trPr>
        <w:tc>
          <w:tcPr>
            <w:tcW w:w="1620" w:type="dxa"/>
            <w:gridSpan w:val="2"/>
            <w:shd w:val="clear" w:color="auto" w:fill="auto"/>
            <w:tcMar>
              <w:top w:w="100" w:type="dxa"/>
              <w:left w:w="100" w:type="dxa"/>
              <w:bottom w:w="100" w:type="dxa"/>
              <w:right w:w="100" w:type="dxa"/>
            </w:tcMar>
            <w:vAlign w:val="center"/>
          </w:tcPr>
          <w:p w14:paraId="3C481BD9" w14:textId="141B2B0A" w:rsidR="001F1AE2" w:rsidRDefault="003E2E81">
            <w:pPr>
              <w:spacing w:line="240" w:lineRule="auto"/>
              <w:jc w:val="center"/>
              <w:rPr>
                <w:rFonts w:ascii="Times New Roman" w:eastAsia="Times New Roman" w:hAnsi="Times New Roman" w:cs="Times New Roman"/>
                <w:b/>
                <w:sz w:val="24"/>
                <w:szCs w:val="24"/>
                <w:highlight w:val="cyan"/>
              </w:rPr>
            </w:pPr>
            <w:bookmarkStart w:id="5" w:name="_heading=h.tyjcwt" w:colFirst="0" w:colLast="0"/>
            <w:bookmarkEnd w:id="5"/>
            <w:r w:rsidRPr="001477E8">
              <w:rPr>
                <w:rFonts w:ascii="Times New Roman" w:eastAsia="Times New Roman" w:hAnsi="Times New Roman" w:cs="Times New Roman"/>
                <w:b/>
                <w:sz w:val="24"/>
                <w:szCs w:val="24"/>
                <w:highlight w:val="cyan"/>
              </w:rPr>
              <w:t>Question 1</w:t>
            </w:r>
            <w:r w:rsidR="00E6385F">
              <w:rPr>
                <w:rFonts w:ascii="Times New Roman" w:hAnsi="Times New Roman" w:cs="Times New Roman" w:hint="eastAsia"/>
                <w:b/>
                <w:sz w:val="24"/>
                <w:szCs w:val="24"/>
                <w:highlight w:val="cyan"/>
              </w:rPr>
              <w:t>8</w:t>
            </w:r>
            <w:r w:rsidRPr="001477E8">
              <w:rPr>
                <w:rFonts w:ascii="Times New Roman" w:eastAsia="Times New Roman" w:hAnsi="Times New Roman" w:cs="Times New Roman"/>
                <w:b/>
                <w:sz w:val="24"/>
                <w:szCs w:val="24"/>
                <w:highlight w:val="cyan"/>
              </w:rPr>
              <w:t>.</w:t>
            </w:r>
          </w:p>
          <w:p w14:paraId="18F92928" w14:textId="536AB83C" w:rsidR="00CE4E88" w:rsidRPr="00CE4E88" w:rsidRDefault="00CE4E88" w:rsidP="00CE4E88">
            <w:pPr>
              <w:spacing w:line="240" w:lineRule="auto"/>
              <w:jc w:val="center"/>
              <w:rPr>
                <w:rFonts w:ascii="Times New Roman" w:hAnsi="Times New Roman" w:cs="Times New Roman"/>
                <w:b/>
                <w:sz w:val="24"/>
                <w:szCs w:val="24"/>
                <w:highlight w:val="cyan"/>
              </w:rPr>
            </w:pPr>
            <w:r>
              <w:rPr>
                <w:rFonts w:ascii="Times New Roman" w:hAnsi="Times New Roman" w:cs="Times New Roman"/>
                <w:b/>
                <w:sz w:val="24"/>
                <w:szCs w:val="24"/>
                <w:highlight w:val="cyan"/>
              </w:rPr>
              <w:t>(</w:t>
            </w:r>
            <w:r>
              <w:rPr>
                <w:rFonts w:ascii="Times New Roman" w:hAnsi="Times New Roman" w:cs="Times New Roman" w:hint="eastAsia"/>
                <w:b/>
                <w:sz w:val="24"/>
                <w:szCs w:val="24"/>
                <w:highlight w:val="cyan"/>
              </w:rPr>
              <w:t>F</w:t>
            </w:r>
            <w:r>
              <w:rPr>
                <w:rFonts w:ascii="Times New Roman" w:hAnsi="Times New Roman" w:cs="Times New Roman"/>
                <w:b/>
                <w:sz w:val="24"/>
                <w:szCs w:val="24"/>
                <w:highlight w:val="cyan"/>
              </w:rPr>
              <w:t>or ABM)</w:t>
            </w:r>
          </w:p>
        </w:tc>
        <w:tc>
          <w:tcPr>
            <w:tcW w:w="8060" w:type="dxa"/>
            <w:gridSpan w:val="6"/>
            <w:shd w:val="clear" w:color="auto" w:fill="auto"/>
            <w:tcMar>
              <w:top w:w="0" w:type="dxa"/>
              <w:left w:w="100" w:type="dxa"/>
              <w:bottom w:w="0" w:type="dxa"/>
              <w:right w:w="100" w:type="dxa"/>
            </w:tcMar>
          </w:tcPr>
          <w:p w14:paraId="18F92929" w14:textId="77777777" w:rsidR="001F1AE2" w:rsidRDefault="001F1AE2">
            <w:pPr>
              <w:spacing w:line="240" w:lineRule="auto"/>
              <w:rPr>
                <w:rFonts w:ascii="Times New Roman" w:eastAsia="Times New Roman" w:hAnsi="Times New Roman" w:cs="Times New Roman"/>
                <w:b/>
                <w:sz w:val="24"/>
                <w:szCs w:val="24"/>
              </w:rPr>
            </w:pPr>
            <w:bookmarkStart w:id="6" w:name="_heading=h.3dy6vkm" w:colFirst="0" w:colLast="0"/>
            <w:bookmarkEnd w:id="6"/>
          </w:p>
          <w:p w14:paraId="18F9292A" w14:textId="77777777" w:rsidR="001F1AE2" w:rsidRDefault="003E2E8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following questions are about your </w:t>
            </w:r>
            <w:r>
              <w:rPr>
                <w:rFonts w:ascii="Times New Roman" w:eastAsia="Times New Roman" w:hAnsi="Times New Roman" w:cs="Times New Roman"/>
                <w:b/>
                <w:sz w:val="24"/>
                <w:szCs w:val="24"/>
                <w:u w:val="single"/>
              </w:rPr>
              <w:t>living experience, feelings, and understanding of your community</w:t>
            </w:r>
            <w:r>
              <w:rPr>
                <w:rFonts w:ascii="Times New Roman" w:eastAsia="Times New Roman" w:hAnsi="Times New Roman" w:cs="Times New Roman"/>
                <w:b/>
                <w:sz w:val="24"/>
                <w:szCs w:val="24"/>
              </w:rPr>
              <w:t xml:space="preserve">. </w:t>
            </w:r>
          </w:p>
          <w:p w14:paraId="18F9292B" w14:textId="77777777" w:rsidR="001F1AE2" w:rsidRDefault="003E2E81" w:rsidP="0D28EAE2">
            <w:pPr>
              <w:spacing w:line="240" w:lineRule="auto"/>
              <w:rPr>
                <w:rFonts w:ascii="Times New Roman" w:eastAsia="Times New Roman" w:hAnsi="Times New Roman" w:cs="Times New Roman"/>
                <w:i/>
                <w:iCs/>
                <w:sz w:val="24"/>
                <w:szCs w:val="24"/>
                <w:lang w:val="en-US"/>
              </w:rPr>
            </w:pPr>
            <w:r w:rsidRPr="0D28EAE2">
              <w:rPr>
                <w:rFonts w:ascii="Times New Roman" w:eastAsia="Times New Roman" w:hAnsi="Times New Roman" w:cs="Times New Roman"/>
                <w:i/>
                <w:iCs/>
                <w:sz w:val="24"/>
                <w:szCs w:val="24"/>
                <w:lang w:val="en-US"/>
              </w:rPr>
              <w:t>Please indicate how well you agree with the following statements.</w:t>
            </w:r>
          </w:p>
        </w:tc>
      </w:tr>
      <w:tr w:rsidR="00E2679A" w14:paraId="18F92933" w14:textId="77777777" w:rsidTr="0D28EAE2">
        <w:trPr>
          <w:trHeight w:val="24"/>
          <w:jc w:val="center"/>
        </w:trPr>
        <w:tc>
          <w:tcPr>
            <w:tcW w:w="4536" w:type="dxa"/>
            <w:gridSpan w:val="3"/>
            <w:shd w:val="clear" w:color="auto" w:fill="auto"/>
            <w:tcMar>
              <w:top w:w="100" w:type="dxa"/>
              <w:left w:w="100" w:type="dxa"/>
              <w:bottom w:w="100" w:type="dxa"/>
              <w:right w:w="100" w:type="dxa"/>
            </w:tcMar>
          </w:tcPr>
          <w:p w14:paraId="18F9292D" w14:textId="77777777" w:rsidR="00E2679A" w:rsidRDefault="00E2679A" w:rsidP="00E2679A">
            <w:pPr>
              <w:spacing w:line="240" w:lineRule="auto"/>
              <w:rPr>
                <w:rFonts w:ascii="Times New Roman" w:eastAsia="Times New Roman" w:hAnsi="Times New Roman" w:cs="Times New Roman"/>
                <w:b/>
                <w:sz w:val="24"/>
                <w:szCs w:val="24"/>
                <w:highlight w:val="white"/>
              </w:rPr>
            </w:pPr>
            <w:bookmarkStart w:id="7" w:name="_heading=h.1t3h5sf" w:colFirst="0" w:colLast="0"/>
            <w:bookmarkEnd w:id="7"/>
          </w:p>
        </w:tc>
        <w:tc>
          <w:tcPr>
            <w:tcW w:w="1134" w:type="dxa"/>
            <w:shd w:val="clear" w:color="auto" w:fill="auto"/>
            <w:tcMar>
              <w:top w:w="0" w:type="dxa"/>
              <w:left w:w="100" w:type="dxa"/>
              <w:bottom w:w="0" w:type="dxa"/>
              <w:right w:w="100" w:type="dxa"/>
            </w:tcMar>
            <w:vAlign w:val="center"/>
          </w:tcPr>
          <w:p w14:paraId="18F9292E" w14:textId="74C8540F" w:rsidR="00E2679A" w:rsidRDefault="00E2679A" w:rsidP="00E2679A">
            <w:pPr>
              <w:spacing w:line="240" w:lineRule="auto"/>
              <w:jc w:val="center"/>
              <w:rPr>
                <w:rFonts w:ascii="Times New Roman" w:eastAsia="Times New Roman" w:hAnsi="Times New Roman" w:cs="Times New Roman"/>
                <w:b/>
                <w:sz w:val="20"/>
                <w:szCs w:val="20"/>
              </w:rPr>
            </w:pPr>
            <w:r w:rsidRPr="001D2F4A">
              <w:rPr>
                <w:rFonts w:ascii="Times New Roman" w:eastAsia="Times New Roman" w:hAnsi="Times New Roman" w:cs="Times New Roman"/>
                <w:b/>
                <w:sz w:val="20"/>
                <w:szCs w:val="20"/>
              </w:rPr>
              <w:t>Strongly disagree</w:t>
            </w:r>
          </w:p>
        </w:tc>
        <w:tc>
          <w:tcPr>
            <w:tcW w:w="1134" w:type="dxa"/>
            <w:shd w:val="clear" w:color="auto" w:fill="auto"/>
            <w:vAlign w:val="center"/>
          </w:tcPr>
          <w:p w14:paraId="18F9292F" w14:textId="7749248C" w:rsidR="00E2679A" w:rsidRDefault="00E2679A" w:rsidP="00E2679A">
            <w:pPr>
              <w:spacing w:line="240" w:lineRule="auto"/>
              <w:ind w:right="123"/>
              <w:jc w:val="center"/>
              <w:rPr>
                <w:rFonts w:ascii="Times New Roman" w:eastAsia="Times New Roman" w:hAnsi="Times New Roman" w:cs="Times New Roman"/>
                <w:b/>
                <w:sz w:val="20"/>
                <w:szCs w:val="20"/>
              </w:rPr>
            </w:pPr>
            <w:r w:rsidRPr="001D2F4A">
              <w:rPr>
                <w:rFonts w:ascii="Times New Roman" w:eastAsia="Times New Roman" w:hAnsi="Times New Roman" w:cs="Times New Roman"/>
                <w:b/>
                <w:sz w:val="20"/>
                <w:szCs w:val="20"/>
              </w:rPr>
              <w:t>Disagree</w:t>
            </w:r>
          </w:p>
        </w:tc>
        <w:tc>
          <w:tcPr>
            <w:tcW w:w="993" w:type="dxa"/>
            <w:shd w:val="clear" w:color="auto" w:fill="auto"/>
            <w:vAlign w:val="center"/>
          </w:tcPr>
          <w:p w14:paraId="18F92930" w14:textId="068240F0" w:rsidR="00E2679A" w:rsidRDefault="00E2679A" w:rsidP="00E2679A">
            <w:pPr>
              <w:spacing w:line="240" w:lineRule="auto"/>
              <w:jc w:val="center"/>
              <w:rPr>
                <w:rFonts w:ascii="Times New Roman" w:eastAsia="Times New Roman" w:hAnsi="Times New Roman" w:cs="Times New Roman"/>
                <w:b/>
                <w:sz w:val="20"/>
                <w:szCs w:val="20"/>
              </w:rPr>
            </w:pPr>
            <w:r w:rsidRPr="001D2F4A">
              <w:rPr>
                <w:rFonts w:ascii="Times New Roman" w:eastAsia="Times New Roman" w:hAnsi="Times New Roman" w:cs="Times New Roman"/>
                <w:b/>
                <w:sz w:val="20"/>
                <w:szCs w:val="20"/>
              </w:rPr>
              <w:t>Neutral</w:t>
            </w:r>
          </w:p>
        </w:tc>
        <w:tc>
          <w:tcPr>
            <w:tcW w:w="811" w:type="dxa"/>
            <w:shd w:val="clear" w:color="auto" w:fill="auto"/>
            <w:vAlign w:val="center"/>
          </w:tcPr>
          <w:p w14:paraId="18F92931" w14:textId="3C4659E7" w:rsidR="00E2679A" w:rsidRDefault="00E2679A" w:rsidP="00E2679A">
            <w:pPr>
              <w:spacing w:line="240" w:lineRule="auto"/>
              <w:jc w:val="center"/>
              <w:rPr>
                <w:rFonts w:ascii="Times New Roman" w:eastAsia="Times New Roman" w:hAnsi="Times New Roman" w:cs="Times New Roman"/>
                <w:b/>
                <w:sz w:val="20"/>
                <w:szCs w:val="20"/>
              </w:rPr>
            </w:pPr>
            <w:r w:rsidRPr="001D2F4A">
              <w:rPr>
                <w:rFonts w:ascii="Times New Roman" w:eastAsia="Times New Roman" w:hAnsi="Times New Roman" w:cs="Times New Roman"/>
                <w:b/>
                <w:sz w:val="20"/>
                <w:szCs w:val="20"/>
              </w:rPr>
              <w:t>Agree</w:t>
            </w:r>
          </w:p>
        </w:tc>
        <w:tc>
          <w:tcPr>
            <w:tcW w:w="1072" w:type="dxa"/>
            <w:shd w:val="clear" w:color="auto" w:fill="auto"/>
            <w:vAlign w:val="center"/>
          </w:tcPr>
          <w:p w14:paraId="18F92932" w14:textId="2FACEF8A" w:rsidR="00E2679A" w:rsidRDefault="00E2679A" w:rsidP="00E2679A">
            <w:pPr>
              <w:spacing w:line="240" w:lineRule="auto"/>
              <w:jc w:val="center"/>
              <w:rPr>
                <w:rFonts w:ascii="Times New Roman" w:eastAsia="Times New Roman" w:hAnsi="Times New Roman" w:cs="Times New Roman"/>
                <w:b/>
                <w:sz w:val="20"/>
                <w:szCs w:val="20"/>
              </w:rPr>
            </w:pPr>
            <w:r w:rsidRPr="001D2F4A">
              <w:rPr>
                <w:rFonts w:ascii="Times New Roman" w:eastAsia="Times New Roman" w:hAnsi="Times New Roman" w:cs="Times New Roman"/>
                <w:b/>
                <w:sz w:val="20"/>
                <w:szCs w:val="20"/>
              </w:rPr>
              <w:t>Strongly agree</w:t>
            </w:r>
          </w:p>
        </w:tc>
      </w:tr>
      <w:tr w:rsidR="007616D2" w14:paraId="18F9293A" w14:textId="77777777" w:rsidTr="0D28EAE2">
        <w:trPr>
          <w:trHeight w:val="24"/>
          <w:jc w:val="center"/>
        </w:trPr>
        <w:tc>
          <w:tcPr>
            <w:tcW w:w="4536" w:type="dxa"/>
            <w:gridSpan w:val="3"/>
            <w:shd w:val="clear" w:color="auto" w:fill="auto"/>
            <w:tcMar>
              <w:top w:w="100" w:type="dxa"/>
              <w:left w:w="100" w:type="dxa"/>
              <w:bottom w:w="100" w:type="dxa"/>
              <w:right w:w="100" w:type="dxa"/>
            </w:tcMar>
          </w:tcPr>
          <w:p w14:paraId="18F92934" w14:textId="411ACE26" w:rsidR="007616D2" w:rsidRDefault="007616D2" w:rsidP="007616D2">
            <w:pPr>
              <w:spacing w:line="240" w:lineRule="auto"/>
              <w:jc w:val="both"/>
              <w:rPr>
                <w:rFonts w:ascii="Times New Roman" w:eastAsia="Times New Roman" w:hAnsi="Times New Roman" w:cs="Times New Roman"/>
                <w:sz w:val="20"/>
                <w:szCs w:val="20"/>
                <w:highlight w:val="white"/>
              </w:rPr>
            </w:pPr>
            <w:bookmarkStart w:id="8" w:name="_heading=h.4d34og8" w:colFirst="0" w:colLast="0"/>
            <w:bookmarkEnd w:id="8"/>
            <w:r w:rsidRPr="003F159B">
              <w:rPr>
                <w:rFonts w:ascii="Times New Roman" w:eastAsia="Times New Roman" w:hAnsi="Times New Roman" w:cs="Times New Roman"/>
                <w:sz w:val="20"/>
                <w:szCs w:val="20"/>
              </w:rPr>
              <w:t>1. Most people can be trusted in my community</w:t>
            </w:r>
          </w:p>
        </w:tc>
        <w:tc>
          <w:tcPr>
            <w:tcW w:w="1134" w:type="dxa"/>
            <w:shd w:val="clear" w:color="auto" w:fill="auto"/>
            <w:tcMar>
              <w:top w:w="0" w:type="dxa"/>
              <w:left w:w="100" w:type="dxa"/>
              <w:bottom w:w="0" w:type="dxa"/>
              <w:right w:w="100" w:type="dxa"/>
            </w:tcMar>
            <w:vAlign w:val="center"/>
          </w:tcPr>
          <w:p w14:paraId="18F92935" w14:textId="4C4C811D"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5"/>
                <w:id w:val="110556614"/>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36" w14:textId="1EB03796"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6"/>
                <w:id w:val="450371540"/>
              </w:sdtPr>
              <w:sdtContent>
                <w:r w:rsidRPr="003F159B">
                  <w:rPr>
                    <w:rFonts w:ascii="Cambria Math" w:eastAsia="Arial Unicode MS" w:hAnsi="Cambria Math" w:cs="Cambria Math"/>
                    <w:color w:val="A6A6A6"/>
                    <w:sz w:val="24"/>
                    <w:szCs w:val="24"/>
                  </w:rPr>
                  <w:t>◯</w:t>
                </w:r>
              </w:sdtContent>
            </w:sdt>
          </w:p>
        </w:tc>
        <w:tc>
          <w:tcPr>
            <w:tcW w:w="993" w:type="dxa"/>
            <w:shd w:val="clear" w:color="auto" w:fill="auto"/>
            <w:vAlign w:val="center"/>
          </w:tcPr>
          <w:p w14:paraId="18F92937" w14:textId="6B63AF54"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7"/>
                <w:id w:val="1363018715"/>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38" w14:textId="3A46488E"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
                <w:id w:val="837808003"/>
              </w:sdtPr>
              <w:sdtContent>
                <w:r w:rsidRPr="003F159B">
                  <w:rPr>
                    <w:rFonts w:ascii="Cambria Math" w:eastAsia="Arial Unicode MS" w:hAnsi="Cambria Math" w:cs="Cambria Math"/>
                    <w:color w:val="A6A6A6"/>
                    <w:sz w:val="24"/>
                    <w:szCs w:val="24"/>
                  </w:rPr>
                  <w:t>◯</w:t>
                </w:r>
              </w:sdtContent>
            </w:sdt>
          </w:p>
        </w:tc>
        <w:tc>
          <w:tcPr>
            <w:tcW w:w="1072" w:type="dxa"/>
            <w:shd w:val="clear" w:color="auto" w:fill="auto"/>
            <w:vAlign w:val="center"/>
          </w:tcPr>
          <w:p w14:paraId="18F92939" w14:textId="6588B7B4"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9"/>
                <w:id w:val="-675890745"/>
              </w:sdtPr>
              <w:sdtContent>
                <w:r w:rsidRPr="003F159B">
                  <w:rPr>
                    <w:rFonts w:ascii="Cambria Math" w:eastAsia="Arial Unicode MS" w:hAnsi="Cambria Math" w:cs="Cambria Math"/>
                    <w:color w:val="A6A6A6"/>
                    <w:sz w:val="24"/>
                    <w:szCs w:val="24"/>
                  </w:rPr>
                  <w:t>◯</w:t>
                </w:r>
              </w:sdtContent>
            </w:sdt>
          </w:p>
        </w:tc>
      </w:tr>
      <w:tr w:rsidR="007616D2" w14:paraId="18F92941" w14:textId="77777777" w:rsidTr="0D28EAE2">
        <w:trPr>
          <w:trHeight w:val="24"/>
          <w:jc w:val="center"/>
        </w:trPr>
        <w:tc>
          <w:tcPr>
            <w:tcW w:w="4536" w:type="dxa"/>
            <w:gridSpan w:val="3"/>
            <w:shd w:val="clear" w:color="auto" w:fill="auto"/>
            <w:tcMar>
              <w:top w:w="100" w:type="dxa"/>
              <w:left w:w="100" w:type="dxa"/>
              <w:bottom w:w="100" w:type="dxa"/>
              <w:right w:w="100" w:type="dxa"/>
            </w:tcMar>
          </w:tcPr>
          <w:p w14:paraId="18F9293B" w14:textId="178AA2F9" w:rsidR="007616D2" w:rsidRDefault="007616D2" w:rsidP="007616D2">
            <w:pPr>
              <w:spacing w:line="240" w:lineRule="auto"/>
              <w:jc w:val="both"/>
              <w:rPr>
                <w:rFonts w:ascii="Times New Roman" w:eastAsia="Times New Roman" w:hAnsi="Times New Roman" w:cs="Times New Roman"/>
                <w:b/>
                <w:sz w:val="20"/>
                <w:szCs w:val="20"/>
                <w:highlight w:val="white"/>
              </w:rPr>
            </w:pPr>
            <w:r w:rsidRPr="003F159B">
              <w:rPr>
                <w:rFonts w:ascii="Times New Roman" w:eastAsia="Times New Roman" w:hAnsi="Times New Roman" w:cs="Times New Roman"/>
                <w:sz w:val="20"/>
                <w:szCs w:val="20"/>
              </w:rPr>
              <w:t>2. Most people try to be fair in my community.</w:t>
            </w:r>
          </w:p>
        </w:tc>
        <w:tc>
          <w:tcPr>
            <w:tcW w:w="1134" w:type="dxa"/>
            <w:shd w:val="clear" w:color="auto" w:fill="auto"/>
            <w:tcMar>
              <w:top w:w="0" w:type="dxa"/>
              <w:left w:w="100" w:type="dxa"/>
              <w:bottom w:w="0" w:type="dxa"/>
              <w:right w:w="100" w:type="dxa"/>
            </w:tcMar>
            <w:vAlign w:val="center"/>
          </w:tcPr>
          <w:p w14:paraId="18F9293C" w14:textId="1C77890B"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0"/>
                <w:id w:val="2043929037"/>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3D" w14:textId="613D3D1E"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11"/>
                <w:id w:val="-775324472"/>
              </w:sdtPr>
              <w:sdtContent>
                <w:r w:rsidRPr="003F159B">
                  <w:rPr>
                    <w:rFonts w:ascii="Cambria Math" w:eastAsia="Arial Unicode MS" w:hAnsi="Cambria Math" w:cs="Cambria Math"/>
                    <w:color w:val="A6A6A6"/>
                    <w:sz w:val="24"/>
                    <w:szCs w:val="24"/>
                  </w:rPr>
                  <w:t>◯</w:t>
                </w:r>
              </w:sdtContent>
            </w:sdt>
          </w:p>
        </w:tc>
        <w:tc>
          <w:tcPr>
            <w:tcW w:w="993" w:type="dxa"/>
            <w:shd w:val="clear" w:color="auto" w:fill="auto"/>
            <w:vAlign w:val="center"/>
          </w:tcPr>
          <w:p w14:paraId="18F9293E" w14:textId="1ABFE67E"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2"/>
                <w:id w:val="1887367073"/>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3F" w14:textId="6DCAF88C"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3"/>
                <w:id w:val="1595829321"/>
              </w:sdtPr>
              <w:sdtContent>
                <w:r w:rsidRPr="003F159B">
                  <w:rPr>
                    <w:rFonts w:ascii="Cambria Math" w:eastAsia="Arial Unicode MS" w:hAnsi="Cambria Math" w:cs="Cambria Math"/>
                    <w:color w:val="A6A6A6"/>
                    <w:sz w:val="24"/>
                    <w:szCs w:val="24"/>
                  </w:rPr>
                  <w:t>◯</w:t>
                </w:r>
              </w:sdtContent>
            </w:sdt>
          </w:p>
        </w:tc>
        <w:tc>
          <w:tcPr>
            <w:tcW w:w="1072" w:type="dxa"/>
            <w:shd w:val="clear" w:color="auto" w:fill="auto"/>
            <w:vAlign w:val="center"/>
          </w:tcPr>
          <w:p w14:paraId="18F92940" w14:textId="1657C790"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4"/>
                <w:id w:val="-2118667138"/>
              </w:sdtPr>
              <w:sdtContent>
                <w:r w:rsidRPr="003F159B">
                  <w:rPr>
                    <w:rFonts w:ascii="Cambria Math" w:eastAsia="Arial Unicode MS" w:hAnsi="Cambria Math" w:cs="Cambria Math"/>
                    <w:color w:val="A6A6A6"/>
                    <w:sz w:val="24"/>
                    <w:szCs w:val="24"/>
                  </w:rPr>
                  <w:t>◯</w:t>
                </w:r>
              </w:sdtContent>
            </w:sdt>
          </w:p>
        </w:tc>
      </w:tr>
      <w:tr w:rsidR="007616D2" w14:paraId="18F92948" w14:textId="77777777" w:rsidTr="0D28EAE2">
        <w:trPr>
          <w:trHeight w:val="24"/>
          <w:jc w:val="center"/>
        </w:trPr>
        <w:tc>
          <w:tcPr>
            <w:tcW w:w="4536" w:type="dxa"/>
            <w:gridSpan w:val="3"/>
            <w:shd w:val="clear" w:color="auto" w:fill="auto"/>
            <w:tcMar>
              <w:top w:w="100" w:type="dxa"/>
              <w:left w:w="100" w:type="dxa"/>
              <w:bottom w:w="100" w:type="dxa"/>
              <w:right w:w="100" w:type="dxa"/>
            </w:tcMar>
          </w:tcPr>
          <w:p w14:paraId="18F92942" w14:textId="5DA350B4" w:rsidR="007616D2" w:rsidRDefault="007616D2" w:rsidP="007616D2">
            <w:pPr>
              <w:spacing w:line="240" w:lineRule="auto"/>
              <w:jc w:val="both"/>
              <w:rPr>
                <w:rFonts w:ascii="Times New Roman" w:eastAsia="Times New Roman" w:hAnsi="Times New Roman" w:cs="Times New Roman"/>
                <w:b/>
                <w:sz w:val="20"/>
                <w:szCs w:val="20"/>
                <w:highlight w:val="white"/>
              </w:rPr>
            </w:pPr>
            <w:r w:rsidRPr="003F159B">
              <w:rPr>
                <w:rFonts w:ascii="Times New Roman" w:eastAsia="Times New Roman" w:hAnsi="Times New Roman" w:cs="Times New Roman"/>
                <w:sz w:val="20"/>
                <w:szCs w:val="20"/>
              </w:rPr>
              <w:lastRenderedPageBreak/>
              <w:t>3. People try to help others most of the time in my community.</w:t>
            </w:r>
          </w:p>
        </w:tc>
        <w:tc>
          <w:tcPr>
            <w:tcW w:w="1134" w:type="dxa"/>
            <w:shd w:val="clear" w:color="auto" w:fill="auto"/>
            <w:tcMar>
              <w:top w:w="0" w:type="dxa"/>
              <w:left w:w="100" w:type="dxa"/>
              <w:bottom w:w="0" w:type="dxa"/>
              <w:right w:w="100" w:type="dxa"/>
            </w:tcMar>
            <w:vAlign w:val="center"/>
          </w:tcPr>
          <w:p w14:paraId="18F92943" w14:textId="29150103"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5"/>
                <w:id w:val="-1462113034"/>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44" w14:textId="69099255"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16"/>
                <w:id w:val="280310177"/>
              </w:sdtPr>
              <w:sdtContent>
                <w:r w:rsidRPr="003F159B">
                  <w:rPr>
                    <w:rFonts w:ascii="Cambria Math" w:eastAsia="Arial Unicode MS" w:hAnsi="Cambria Math" w:cs="Cambria Math"/>
                    <w:color w:val="A6A6A6"/>
                    <w:sz w:val="24"/>
                    <w:szCs w:val="24"/>
                  </w:rPr>
                  <w:t>◯</w:t>
                </w:r>
              </w:sdtContent>
            </w:sdt>
          </w:p>
        </w:tc>
        <w:tc>
          <w:tcPr>
            <w:tcW w:w="993" w:type="dxa"/>
            <w:shd w:val="clear" w:color="auto" w:fill="auto"/>
            <w:vAlign w:val="center"/>
          </w:tcPr>
          <w:p w14:paraId="18F92945" w14:textId="389AD248"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7"/>
                <w:id w:val="1304587977"/>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46" w14:textId="60AB4BC8"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8"/>
                <w:id w:val="2111312062"/>
              </w:sdtPr>
              <w:sdtContent>
                <w:r w:rsidRPr="003F159B">
                  <w:rPr>
                    <w:rFonts w:ascii="Cambria Math" w:eastAsia="Arial Unicode MS" w:hAnsi="Cambria Math" w:cs="Cambria Math"/>
                    <w:color w:val="A6A6A6"/>
                    <w:sz w:val="24"/>
                    <w:szCs w:val="24"/>
                  </w:rPr>
                  <w:t>◯</w:t>
                </w:r>
              </w:sdtContent>
            </w:sdt>
          </w:p>
        </w:tc>
        <w:tc>
          <w:tcPr>
            <w:tcW w:w="1072" w:type="dxa"/>
            <w:shd w:val="clear" w:color="auto" w:fill="auto"/>
            <w:vAlign w:val="center"/>
          </w:tcPr>
          <w:p w14:paraId="18F92947" w14:textId="2AADB928"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9"/>
                <w:id w:val="-1477451742"/>
              </w:sdtPr>
              <w:sdtContent>
                <w:r w:rsidRPr="003F159B">
                  <w:rPr>
                    <w:rFonts w:ascii="Cambria Math" w:eastAsia="Arial Unicode MS" w:hAnsi="Cambria Math" w:cs="Cambria Math"/>
                    <w:color w:val="A6A6A6"/>
                    <w:sz w:val="24"/>
                    <w:szCs w:val="24"/>
                  </w:rPr>
                  <w:t>◯</w:t>
                </w:r>
              </w:sdtContent>
            </w:sdt>
          </w:p>
        </w:tc>
      </w:tr>
      <w:tr w:rsidR="007616D2" w14:paraId="18F9294F" w14:textId="77777777" w:rsidTr="0D28EAE2">
        <w:trPr>
          <w:trHeight w:val="24"/>
          <w:jc w:val="center"/>
        </w:trPr>
        <w:tc>
          <w:tcPr>
            <w:tcW w:w="4536" w:type="dxa"/>
            <w:gridSpan w:val="3"/>
            <w:shd w:val="clear" w:color="auto" w:fill="auto"/>
            <w:tcMar>
              <w:top w:w="100" w:type="dxa"/>
              <w:left w:w="100" w:type="dxa"/>
              <w:bottom w:w="100" w:type="dxa"/>
              <w:right w:w="100" w:type="dxa"/>
            </w:tcMar>
          </w:tcPr>
          <w:p w14:paraId="18F92949" w14:textId="086362A9" w:rsidR="007616D2" w:rsidRDefault="007616D2" w:rsidP="007616D2">
            <w:pPr>
              <w:spacing w:line="240" w:lineRule="auto"/>
              <w:jc w:val="both"/>
              <w:rPr>
                <w:rFonts w:ascii="Times New Roman" w:eastAsia="Times New Roman" w:hAnsi="Times New Roman" w:cs="Times New Roman"/>
                <w:b/>
                <w:sz w:val="20"/>
                <w:szCs w:val="20"/>
                <w:highlight w:val="white"/>
              </w:rPr>
            </w:pPr>
            <w:r w:rsidRPr="003F159B">
              <w:rPr>
                <w:rFonts w:ascii="Times New Roman" w:eastAsia="Times New Roman" w:hAnsi="Times New Roman" w:cs="Times New Roman"/>
                <w:sz w:val="20"/>
                <w:szCs w:val="20"/>
              </w:rPr>
              <w:t>4. People consider the needs of others in my community.</w:t>
            </w:r>
          </w:p>
        </w:tc>
        <w:tc>
          <w:tcPr>
            <w:tcW w:w="1134" w:type="dxa"/>
            <w:shd w:val="clear" w:color="auto" w:fill="auto"/>
            <w:tcMar>
              <w:top w:w="0" w:type="dxa"/>
              <w:left w:w="100" w:type="dxa"/>
              <w:bottom w:w="0" w:type="dxa"/>
              <w:right w:w="100" w:type="dxa"/>
            </w:tcMar>
            <w:vAlign w:val="center"/>
          </w:tcPr>
          <w:p w14:paraId="18F9294A" w14:textId="3194AD8E"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20"/>
                <w:id w:val="-773704618"/>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4B" w14:textId="48883FAE"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21"/>
                <w:id w:val="533158567"/>
              </w:sdtPr>
              <w:sdtContent>
                <w:r w:rsidRPr="003F159B">
                  <w:rPr>
                    <w:rFonts w:ascii="Cambria Math" w:eastAsia="Arial Unicode MS" w:hAnsi="Cambria Math" w:cs="Cambria Math"/>
                    <w:color w:val="A6A6A6"/>
                    <w:sz w:val="24"/>
                    <w:szCs w:val="24"/>
                  </w:rPr>
                  <w:t>◯</w:t>
                </w:r>
              </w:sdtContent>
            </w:sdt>
          </w:p>
        </w:tc>
        <w:tc>
          <w:tcPr>
            <w:tcW w:w="993" w:type="dxa"/>
            <w:shd w:val="clear" w:color="auto" w:fill="auto"/>
            <w:vAlign w:val="center"/>
          </w:tcPr>
          <w:p w14:paraId="18F9294C" w14:textId="493F3B82"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22"/>
                <w:id w:val="444897068"/>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4D" w14:textId="780838B3"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23"/>
                <w:id w:val="-947077471"/>
              </w:sdtPr>
              <w:sdtContent>
                <w:r w:rsidRPr="003F159B">
                  <w:rPr>
                    <w:rFonts w:ascii="Cambria Math" w:eastAsia="Arial Unicode MS" w:hAnsi="Cambria Math" w:cs="Cambria Math"/>
                    <w:color w:val="A6A6A6"/>
                    <w:sz w:val="24"/>
                    <w:szCs w:val="24"/>
                  </w:rPr>
                  <w:t>◯</w:t>
                </w:r>
              </w:sdtContent>
            </w:sdt>
          </w:p>
        </w:tc>
        <w:tc>
          <w:tcPr>
            <w:tcW w:w="1072" w:type="dxa"/>
            <w:shd w:val="clear" w:color="auto" w:fill="auto"/>
            <w:vAlign w:val="center"/>
          </w:tcPr>
          <w:p w14:paraId="18F9294E" w14:textId="77D6BD2F"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24"/>
                <w:id w:val="-1992009714"/>
              </w:sdtPr>
              <w:sdtContent>
                <w:r w:rsidRPr="003F159B">
                  <w:rPr>
                    <w:rFonts w:ascii="Cambria Math" w:eastAsia="Arial Unicode MS" w:hAnsi="Cambria Math" w:cs="Cambria Math"/>
                    <w:color w:val="A6A6A6"/>
                    <w:sz w:val="24"/>
                    <w:szCs w:val="24"/>
                  </w:rPr>
                  <w:t>◯</w:t>
                </w:r>
              </w:sdtContent>
            </w:sdt>
          </w:p>
        </w:tc>
      </w:tr>
      <w:tr w:rsidR="007616D2" w14:paraId="18F92956" w14:textId="77777777" w:rsidTr="0D28EAE2">
        <w:trPr>
          <w:trHeight w:val="24"/>
          <w:jc w:val="center"/>
        </w:trPr>
        <w:tc>
          <w:tcPr>
            <w:tcW w:w="4536" w:type="dxa"/>
            <w:gridSpan w:val="3"/>
            <w:shd w:val="clear" w:color="auto" w:fill="auto"/>
            <w:tcMar>
              <w:top w:w="100" w:type="dxa"/>
              <w:left w:w="100" w:type="dxa"/>
              <w:bottom w:w="100" w:type="dxa"/>
              <w:right w:w="100" w:type="dxa"/>
            </w:tcMar>
          </w:tcPr>
          <w:p w14:paraId="18F92950" w14:textId="0C44FAA7" w:rsidR="007616D2" w:rsidRDefault="007616D2" w:rsidP="007616D2">
            <w:pPr>
              <w:spacing w:line="240" w:lineRule="auto"/>
              <w:jc w:val="both"/>
              <w:rPr>
                <w:rFonts w:ascii="Times New Roman" w:eastAsia="Times New Roman" w:hAnsi="Times New Roman" w:cs="Times New Roman"/>
                <w:b/>
                <w:bCs/>
                <w:sz w:val="20"/>
                <w:szCs w:val="20"/>
                <w:highlight w:val="white"/>
                <w:lang w:val="en-US"/>
              </w:rPr>
            </w:pPr>
            <w:r w:rsidRPr="003F159B">
              <w:rPr>
                <w:rFonts w:ascii="Times New Roman" w:eastAsia="Times New Roman" w:hAnsi="Times New Roman" w:cs="Times New Roman"/>
                <w:sz w:val="20"/>
                <w:szCs w:val="20"/>
              </w:rPr>
              <w:t>5. Everyone can participate when important decisions are made in my community.</w:t>
            </w:r>
          </w:p>
        </w:tc>
        <w:tc>
          <w:tcPr>
            <w:tcW w:w="1134" w:type="dxa"/>
            <w:shd w:val="clear" w:color="auto" w:fill="auto"/>
            <w:tcMar>
              <w:top w:w="0" w:type="dxa"/>
              <w:left w:w="100" w:type="dxa"/>
              <w:bottom w:w="0" w:type="dxa"/>
              <w:right w:w="100" w:type="dxa"/>
            </w:tcMar>
            <w:vAlign w:val="center"/>
          </w:tcPr>
          <w:p w14:paraId="18F92951" w14:textId="24376EF9"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25"/>
                <w:id w:val="1694028620"/>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52" w14:textId="575AEE0E"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26"/>
                <w:id w:val="1785923079"/>
              </w:sdtPr>
              <w:sdtContent>
                <w:r w:rsidRPr="003F159B">
                  <w:rPr>
                    <w:rFonts w:ascii="Cambria Math" w:eastAsia="Arial Unicode MS" w:hAnsi="Cambria Math" w:cs="Cambria Math"/>
                    <w:color w:val="A6A6A6"/>
                    <w:sz w:val="24"/>
                    <w:szCs w:val="24"/>
                  </w:rPr>
                  <w:t>◯</w:t>
                </w:r>
              </w:sdtContent>
            </w:sdt>
          </w:p>
        </w:tc>
        <w:tc>
          <w:tcPr>
            <w:tcW w:w="993" w:type="dxa"/>
            <w:shd w:val="clear" w:color="auto" w:fill="auto"/>
            <w:vAlign w:val="center"/>
          </w:tcPr>
          <w:p w14:paraId="18F92953" w14:textId="727F93F0"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27"/>
                <w:id w:val="-1826359642"/>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54" w14:textId="023E3FB8"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28"/>
                <w:id w:val="-1228763347"/>
              </w:sdtPr>
              <w:sdtContent>
                <w:r w:rsidRPr="003F159B">
                  <w:rPr>
                    <w:rFonts w:ascii="Cambria Math" w:eastAsia="Arial Unicode MS" w:hAnsi="Cambria Math" w:cs="Cambria Math"/>
                    <w:color w:val="A6A6A6"/>
                    <w:sz w:val="24"/>
                    <w:szCs w:val="24"/>
                  </w:rPr>
                  <w:t>◯</w:t>
                </w:r>
              </w:sdtContent>
            </w:sdt>
          </w:p>
        </w:tc>
        <w:tc>
          <w:tcPr>
            <w:tcW w:w="1072" w:type="dxa"/>
            <w:shd w:val="clear" w:color="auto" w:fill="auto"/>
            <w:vAlign w:val="center"/>
          </w:tcPr>
          <w:p w14:paraId="18F92955" w14:textId="2A926B33"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29"/>
                <w:id w:val="2105903"/>
              </w:sdtPr>
              <w:sdtContent>
                <w:r w:rsidRPr="003F159B">
                  <w:rPr>
                    <w:rFonts w:ascii="Cambria Math" w:eastAsia="Arial Unicode MS" w:hAnsi="Cambria Math" w:cs="Cambria Math"/>
                    <w:color w:val="A6A6A6"/>
                    <w:sz w:val="24"/>
                    <w:szCs w:val="24"/>
                  </w:rPr>
                  <w:t>◯</w:t>
                </w:r>
              </w:sdtContent>
            </w:sdt>
          </w:p>
        </w:tc>
      </w:tr>
      <w:tr w:rsidR="007616D2" w14:paraId="18F9295D" w14:textId="77777777" w:rsidTr="0D28EAE2">
        <w:trPr>
          <w:trHeight w:val="24"/>
          <w:jc w:val="center"/>
        </w:trPr>
        <w:tc>
          <w:tcPr>
            <w:tcW w:w="4536" w:type="dxa"/>
            <w:gridSpan w:val="3"/>
            <w:shd w:val="clear" w:color="auto" w:fill="auto"/>
            <w:tcMar>
              <w:top w:w="100" w:type="dxa"/>
              <w:left w:w="100" w:type="dxa"/>
              <w:bottom w:w="100" w:type="dxa"/>
              <w:right w:w="100" w:type="dxa"/>
            </w:tcMar>
          </w:tcPr>
          <w:p w14:paraId="18F92957" w14:textId="545B91AB" w:rsidR="007616D2" w:rsidRDefault="007616D2" w:rsidP="007616D2">
            <w:pPr>
              <w:spacing w:line="240" w:lineRule="auto"/>
              <w:jc w:val="both"/>
              <w:rPr>
                <w:rFonts w:ascii="Times New Roman" w:eastAsia="Times New Roman" w:hAnsi="Times New Roman" w:cs="Times New Roman"/>
                <w:sz w:val="20"/>
                <w:szCs w:val="20"/>
                <w:lang w:val="en-US"/>
              </w:rPr>
            </w:pPr>
            <w:r w:rsidRPr="003F159B">
              <w:rPr>
                <w:rFonts w:ascii="Times New Roman" w:eastAsia="Times New Roman" w:hAnsi="Times New Roman" w:cs="Times New Roman"/>
                <w:color w:val="000000"/>
                <w:sz w:val="20"/>
                <w:szCs w:val="20"/>
              </w:rPr>
              <w:t>6. Many people participate in formal groups (e.g. associations, churches, or organizations) in my community.</w:t>
            </w:r>
          </w:p>
        </w:tc>
        <w:tc>
          <w:tcPr>
            <w:tcW w:w="1134" w:type="dxa"/>
            <w:shd w:val="clear" w:color="auto" w:fill="auto"/>
            <w:tcMar>
              <w:top w:w="0" w:type="dxa"/>
              <w:left w:w="100" w:type="dxa"/>
              <w:bottom w:w="0" w:type="dxa"/>
              <w:right w:w="100" w:type="dxa"/>
            </w:tcMar>
            <w:vAlign w:val="center"/>
          </w:tcPr>
          <w:p w14:paraId="18F92958" w14:textId="34A5EAEF" w:rsidR="007616D2" w:rsidRDefault="007616D2" w:rsidP="007616D2">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30"/>
                <w:id w:val="-1110430688"/>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59" w14:textId="1ECC0ACB" w:rsidR="007616D2" w:rsidRDefault="007616D2" w:rsidP="007616D2">
            <w:pPr>
              <w:spacing w:line="240" w:lineRule="auto"/>
              <w:ind w:right="123"/>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31"/>
                <w:id w:val="75487213"/>
              </w:sdtPr>
              <w:sdtContent>
                <w:r w:rsidRPr="003F159B">
                  <w:rPr>
                    <w:rFonts w:ascii="Cambria Math" w:eastAsia="Arial Unicode MS" w:hAnsi="Cambria Math" w:cs="Cambria Math"/>
                    <w:color w:val="A6A6A6"/>
                    <w:sz w:val="24"/>
                    <w:szCs w:val="24"/>
                  </w:rPr>
                  <w:t>◯</w:t>
                </w:r>
              </w:sdtContent>
            </w:sdt>
          </w:p>
        </w:tc>
        <w:tc>
          <w:tcPr>
            <w:tcW w:w="993" w:type="dxa"/>
            <w:shd w:val="clear" w:color="auto" w:fill="auto"/>
            <w:vAlign w:val="center"/>
          </w:tcPr>
          <w:p w14:paraId="18F9295A" w14:textId="2C6D45A6" w:rsidR="007616D2" w:rsidRDefault="007616D2" w:rsidP="007616D2">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32"/>
                <w:id w:val="170153903"/>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5B" w14:textId="1A3BDAD3" w:rsidR="007616D2" w:rsidRDefault="007616D2" w:rsidP="007616D2">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33"/>
                <w:id w:val="1014733628"/>
              </w:sdtPr>
              <w:sdtContent>
                <w:r w:rsidRPr="003F159B">
                  <w:rPr>
                    <w:rFonts w:ascii="Cambria Math" w:eastAsia="Arial Unicode MS" w:hAnsi="Cambria Math" w:cs="Cambria Math"/>
                    <w:color w:val="A6A6A6"/>
                    <w:sz w:val="24"/>
                    <w:szCs w:val="24"/>
                  </w:rPr>
                  <w:t>◯</w:t>
                </w:r>
              </w:sdtContent>
            </w:sdt>
          </w:p>
        </w:tc>
        <w:tc>
          <w:tcPr>
            <w:tcW w:w="1072" w:type="dxa"/>
            <w:shd w:val="clear" w:color="auto" w:fill="auto"/>
            <w:vAlign w:val="center"/>
          </w:tcPr>
          <w:p w14:paraId="18F9295C" w14:textId="7CC93D59" w:rsidR="007616D2" w:rsidRDefault="007616D2" w:rsidP="007616D2">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34"/>
                <w:id w:val="-1374530549"/>
              </w:sdtPr>
              <w:sdtContent>
                <w:r w:rsidRPr="003F159B">
                  <w:rPr>
                    <w:rFonts w:ascii="Cambria Math" w:eastAsia="Arial Unicode MS" w:hAnsi="Cambria Math" w:cs="Cambria Math"/>
                    <w:color w:val="A6A6A6"/>
                    <w:sz w:val="24"/>
                    <w:szCs w:val="24"/>
                  </w:rPr>
                  <w:t>◯</w:t>
                </w:r>
              </w:sdtContent>
            </w:sdt>
          </w:p>
        </w:tc>
      </w:tr>
      <w:tr w:rsidR="007616D2" w14:paraId="18F92964" w14:textId="77777777" w:rsidTr="0D28EAE2">
        <w:trPr>
          <w:trHeight w:val="24"/>
          <w:jc w:val="center"/>
        </w:trPr>
        <w:tc>
          <w:tcPr>
            <w:tcW w:w="4536" w:type="dxa"/>
            <w:gridSpan w:val="3"/>
          </w:tcPr>
          <w:p w14:paraId="18F9295E" w14:textId="69DCCF65" w:rsidR="007616D2" w:rsidRDefault="007616D2" w:rsidP="007616D2">
            <w:pPr>
              <w:spacing w:line="240" w:lineRule="auto"/>
              <w:jc w:val="both"/>
              <w:rPr>
                <w:rFonts w:ascii="Times New Roman" w:eastAsia="Times New Roman" w:hAnsi="Times New Roman" w:cs="Times New Roman"/>
                <w:sz w:val="20"/>
                <w:szCs w:val="20"/>
                <w:highlight w:val="white"/>
                <w:lang w:val="en-US"/>
              </w:rPr>
            </w:pPr>
            <w:r w:rsidRPr="00C809AF">
              <w:rPr>
                <w:rFonts w:ascii="Times New Roman" w:eastAsia="Times New Roman" w:hAnsi="Times New Roman" w:cs="Times New Roman"/>
                <w:sz w:val="20"/>
                <w:szCs w:val="20"/>
                <w:highlight w:val="yellow"/>
              </w:rPr>
              <w:t>7. I feel a strong emotional bond with my community.</w:t>
            </w:r>
          </w:p>
        </w:tc>
        <w:tc>
          <w:tcPr>
            <w:tcW w:w="1134" w:type="dxa"/>
          </w:tcPr>
          <w:p w14:paraId="18F9295F" w14:textId="34CD6D90"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35"/>
                <w:id w:val="-2120984239"/>
              </w:sdtPr>
              <w:sdtContent>
                <w:r w:rsidRPr="003F159B">
                  <w:rPr>
                    <w:rFonts w:ascii="Cambria Math" w:eastAsia="Arial Unicode MS" w:hAnsi="Cambria Math" w:cs="Cambria Math"/>
                    <w:color w:val="A6A6A6"/>
                    <w:sz w:val="24"/>
                    <w:szCs w:val="24"/>
                  </w:rPr>
                  <w:t>◯</w:t>
                </w:r>
              </w:sdtContent>
            </w:sdt>
          </w:p>
        </w:tc>
        <w:tc>
          <w:tcPr>
            <w:tcW w:w="1134" w:type="dxa"/>
          </w:tcPr>
          <w:p w14:paraId="18F92960" w14:textId="04EE51DF"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36"/>
                <w:id w:val="-807091527"/>
              </w:sdtPr>
              <w:sdtContent>
                <w:r w:rsidRPr="003F159B">
                  <w:rPr>
                    <w:rFonts w:ascii="Cambria Math" w:eastAsia="Arial Unicode MS" w:hAnsi="Cambria Math" w:cs="Cambria Math"/>
                    <w:color w:val="A6A6A6"/>
                    <w:sz w:val="24"/>
                    <w:szCs w:val="24"/>
                  </w:rPr>
                  <w:t>◯</w:t>
                </w:r>
              </w:sdtContent>
            </w:sdt>
          </w:p>
        </w:tc>
        <w:tc>
          <w:tcPr>
            <w:tcW w:w="993" w:type="dxa"/>
          </w:tcPr>
          <w:p w14:paraId="18F92961" w14:textId="10790C07"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37"/>
                <w:id w:val="-1791730289"/>
              </w:sdtPr>
              <w:sdtContent>
                <w:r w:rsidRPr="003F159B">
                  <w:rPr>
                    <w:rFonts w:ascii="Cambria Math" w:eastAsia="Arial Unicode MS" w:hAnsi="Cambria Math" w:cs="Cambria Math"/>
                    <w:color w:val="A6A6A6"/>
                    <w:sz w:val="24"/>
                    <w:szCs w:val="24"/>
                  </w:rPr>
                  <w:t>◯</w:t>
                </w:r>
              </w:sdtContent>
            </w:sdt>
          </w:p>
        </w:tc>
        <w:tc>
          <w:tcPr>
            <w:tcW w:w="811" w:type="dxa"/>
          </w:tcPr>
          <w:p w14:paraId="18F92962" w14:textId="3D723AF5"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38"/>
                <w:id w:val="-1959326559"/>
              </w:sdtPr>
              <w:sdtContent>
                <w:r w:rsidRPr="003F159B">
                  <w:rPr>
                    <w:rFonts w:ascii="Cambria Math" w:eastAsia="Arial Unicode MS" w:hAnsi="Cambria Math" w:cs="Cambria Math"/>
                    <w:color w:val="A6A6A6"/>
                    <w:sz w:val="24"/>
                    <w:szCs w:val="24"/>
                  </w:rPr>
                  <w:t>◯</w:t>
                </w:r>
              </w:sdtContent>
            </w:sdt>
          </w:p>
        </w:tc>
        <w:tc>
          <w:tcPr>
            <w:tcW w:w="1072" w:type="dxa"/>
          </w:tcPr>
          <w:p w14:paraId="18F92963" w14:textId="32D355D6"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39"/>
                <w:id w:val="-854347953"/>
              </w:sdtPr>
              <w:sdtContent>
                <w:r w:rsidRPr="003F159B">
                  <w:rPr>
                    <w:rFonts w:ascii="Cambria Math" w:eastAsia="Arial Unicode MS" w:hAnsi="Cambria Math" w:cs="Cambria Math"/>
                    <w:color w:val="A6A6A6"/>
                    <w:sz w:val="24"/>
                    <w:szCs w:val="24"/>
                  </w:rPr>
                  <w:t>◯</w:t>
                </w:r>
              </w:sdtContent>
            </w:sdt>
          </w:p>
        </w:tc>
      </w:tr>
      <w:tr w:rsidR="007616D2" w14:paraId="18F9296B" w14:textId="77777777" w:rsidTr="0D28EAE2">
        <w:trPr>
          <w:trHeight w:val="24"/>
          <w:jc w:val="center"/>
        </w:trPr>
        <w:tc>
          <w:tcPr>
            <w:tcW w:w="4536" w:type="dxa"/>
            <w:gridSpan w:val="3"/>
          </w:tcPr>
          <w:p w14:paraId="18F92965" w14:textId="7EBA59A6" w:rsidR="007616D2" w:rsidRDefault="007616D2" w:rsidP="007616D2">
            <w:pPr>
              <w:spacing w:line="240" w:lineRule="auto"/>
              <w:jc w:val="both"/>
              <w:rPr>
                <w:rFonts w:ascii="Times New Roman" w:eastAsia="Times New Roman" w:hAnsi="Times New Roman" w:cs="Times New Roman"/>
                <w:b/>
                <w:sz w:val="20"/>
                <w:szCs w:val="20"/>
                <w:highlight w:val="white"/>
              </w:rPr>
            </w:pPr>
            <w:r w:rsidRPr="00FF3347">
              <w:rPr>
                <w:rFonts w:ascii="Times New Roman" w:eastAsia="Times New Roman" w:hAnsi="Times New Roman" w:cs="Times New Roman"/>
                <w:sz w:val="20"/>
                <w:szCs w:val="20"/>
                <w:highlight w:val="yellow"/>
              </w:rPr>
              <w:t>8. I feel that the community that I am living in right now fulfills my social and emotional needs.</w:t>
            </w:r>
          </w:p>
        </w:tc>
        <w:tc>
          <w:tcPr>
            <w:tcW w:w="1134" w:type="dxa"/>
          </w:tcPr>
          <w:p w14:paraId="18F92966" w14:textId="136F3F3C"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40"/>
                <w:id w:val="-674963462"/>
              </w:sdtPr>
              <w:sdtContent>
                <w:r w:rsidRPr="003F159B">
                  <w:rPr>
                    <w:rFonts w:ascii="Cambria Math" w:eastAsia="Arial Unicode MS" w:hAnsi="Cambria Math" w:cs="Cambria Math"/>
                    <w:color w:val="A6A6A6"/>
                    <w:sz w:val="24"/>
                    <w:szCs w:val="24"/>
                  </w:rPr>
                  <w:t>◯</w:t>
                </w:r>
              </w:sdtContent>
            </w:sdt>
          </w:p>
        </w:tc>
        <w:tc>
          <w:tcPr>
            <w:tcW w:w="1134" w:type="dxa"/>
          </w:tcPr>
          <w:p w14:paraId="18F92967" w14:textId="0EA9F826"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41"/>
                <w:id w:val="-380788131"/>
              </w:sdtPr>
              <w:sdtContent>
                <w:r w:rsidRPr="003F159B">
                  <w:rPr>
                    <w:rFonts w:ascii="Cambria Math" w:eastAsia="Arial Unicode MS" w:hAnsi="Cambria Math" w:cs="Cambria Math"/>
                    <w:color w:val="A6A6A6"/>
                    <w:sz w:val="24"/>
                    <w:szCs w:val="24"/>
                  </w:rPr>
                  <w:t>◯</w:t>
                </w:r>
              </w:sdtContent>
            </w:sdt>
          </w:p>
        </w:tc>
        <w:tc>
          <w:tcPr>
            <w:tcW w:w="993" w:type="dxa"/>
          </w:tcPr>
          <w:p w14:paraId="18F92968" w14:textId="3455990F"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42"/>
                <w:id w:val="849917539"/>
              </w:sdtPr>
              <w:sdtContent>
                <w:r w:rsidRPr="003F159B">
                  <w:rPr>
                    <w:rFonts w:ascii="Cambria Math" w:eastAsia="Arial Unicode MS" w:hAnsi="Cambria Math" w:cs="Cambria Math"/>
                    <w:color w:val="A6A6A6"/>
                    <w:sz w:val="24"/>
                    <w:szCs w:val="24"/>
                  </w:rPr>
                  <w:t>◯</w:t>
                </w:r>
              </w:sdtContent>
            </w:sdt>
          </w:p>
        </w:tc>
        <w:tc>
          <w:tcPr>
            <w:tcW w:w="811" w:type="dxa"/>
          </w:tcPr>
          <w:p w14:paraId="18F92969" w14:textId="1EAD7076"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43"/>
                <w:id w:val="1740902931"/>
              </w:sdtPr>
              <w:sdtContent>
                <w:r w:rsidRPr="003F159B">
                  <w:rPr>
                    <w:rFonts w:ascii="Cambria Math" w:eastAsia="Arial Unicode MS" w:hAnsi="Cambria Math" w:cs="Cambria Math"/>
                    <w:color w:val="A6A6A6"/>
                    <w:sz w:val="24"/>
                    <w:szCs w:val="24"/>
                  </w:rPr>
                  <w:t>◯</w:t>
                </w:r>
              </w:sdtContent>
            </w:sdt>
          </w:p>
        </w:tc>
        <w:tc>
          <w:tcPr>
            <w:tcW w:w="1072" w:type="dxa"/>
          </w:tcPr>
          <w:p w14:paraId="18F9296A" w14:textId="2B279926"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44"/>
                <w:id w:val="-1193690901"/>
              </w:sdtPr>
              <w:sdtContent>
                <w:r w:rsidRPr="003F159B">
                  <w:rPr>
                    <w:rFonts w:ascii="Cambria Math" w:eastAsia="Arial Unicode MS" w:hAnsi="Cambria Math" w:cs="Cambria Math"/>
                    <w:color w:val="A6A6A6"/>
                    <w:sz w:val="24"/>
                    <w:szCs w:val="24"/>
                  </w:rPr>
                  <w:t>◯</w:t>
                </w:r>
              </w:sdtContent>
            </w:sdt>
          </w:p>
        </w:tc>
      </w:tr>
      <w:tr w:rsidR="007616D2" w14:paraId="18F92972" w14:textId="77777777" w:rsidTr="0D28EAE2">
        <w:trPr>
          <w:trHeight w:val="24"/>
          <w:jc w:val="center"/>
        </w:trPr>
        <w:tc>
          <w:tcPr>
            <w:tcW w:w="4536" w:type="dxa"/>
            <w:gridSpan w:val="3"/>
          </w:tcPr>
          <w:p w14:paraId="18F9296C" w14:textId="746E042F" w:rsidR="007616D2" w:rsidRDefault="007616D2" w:rsidP="007616D2">
            <w:pPr>
              <w:spacing w:line="240" w:lineRule="auto"/>
              <w:jc w:val="both"/>
              <w:rPr>
                <w:rFonts w:ascii="Times New Roman" w:eastAsia="Times New Roman" w:hAnsi="Times New Roman" w:cs="Times New Roman"/>
                <w:b/>
                <w:sz w:val="20"/>
                <w:szCs w:val="20"/>
                <w:highlight w:val="white"/>
              </w:rPr>
            </w:pPr>
            <w:r w:rsidRPr="003F159B">
              <w:rPr>
                <w:rFonts w:ascii="Times New Roman" w:eastAsia="Times New Roman" w:hAnsi="Times New Roman" w:cs="Times New Roman"/>
                <w:sz w:val="20"/>
                <w:szCs w:val="20"/>
              </w:rPr>
              <w:t>9. I am proud to be a member of this community.</w:t>
            </w:r>
          </w:p>
        </w:tc>
        <w:tc>
          <w:tcPr>
            <w:tcW w:w="1134" w:type="dxa"/>
          </w:tcPr>
          <w:p w14:paraId="18F9296D" w14:textId="06E14060"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45"/>
                <w:id w:val="1939710884"/>
              </w:sdtPr>
              <w:sdtContent>
                <w:r w:rsidRPr="003F159B">
                  <w:rPr>
                    <w:rFonts w:ascii="Cambria Math" w:eastAsia="Arial Unicode MS" w:hAnsi="Cambria Math" w:cs="Cambria Math"/>
                    <w:color w:val="A6A6A6"/>
                    <w:sz w:val="24"/>
                    <w:szCs w:val="24"/>
                  </w:rPr>
                  <w:t>◯</w:t>
                </w:r>
              </w:sdtContent>
            </w:sdt>
          </w:p>
        </w:tc>
        <w:tc>
          <w:tcPr>
            <w:tcW w:w="1134" w:type="dxa"/>
          </w:tcPr>
          <w:p w14:paraId="18F9296E" w14:textId="6DC91B6C"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46"/>
                <w:id w:val="559519488"/>
              </w:sdtPr>
              <w:sdtContent>
                <w:r w:rsidRPr="003F159B">
                  <w:rPr>
                    <w:rFonts w:ascii="Cambria Math" w:eastAsia="Arial Unicode MS" w:hAnsi="Cambria Math" w:cs="Cambria Math"/>
                    <w:color w:val="A6A6A6"/>
                    <w:sz w:val="24"/>
                    <w:szCs w:val="24"/>
                  </w:rPr>
                  <w:t>◯</w:t>
                </w:r>
              </w:sdtContent>
            </w:sdt>
          </w:p>
        </w:tc>
        <w:tc>
          <w:tcPr>
            <w:tcW w:w="993" w:type="dxa"/>
          </w:tcPr>
          <w:p w14:paraId="18F9296F" w14:textId="1A0B45EC"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47"/>
                <w:id w:val="1005409785"/>
              </w:sdtPr>
              <w:sdtContent>
                <w:r w:rsidRPr="003F159B">
                  <w:rPr>
                    <w:rFonts w:ascii="Cambria Math" w:eastAsia="Arial Unicode MS" w:hAnsi="Cambria Math" w:cs="Cambria Math"/>
                    <w:color w:val="A6A6A6"/>
                    <w:sz w:val="24"/>
                    <w:szCs w:val="24"/>
                  </w:rPr>
                  <w:t>◯</w:t>
                </w:r>
              </w:sdtContent>
            </w:sdt>
          </w:p>
        </w:tc>
        <w:tc>
          <w:tcPr>
            <w:tcW w:w="811" w:type="dxa"/>
          </w:tcPr>
          <w:p w14:paraId="18F92970" w14:textId="61593B11"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48"/>
                <w:id w:val="2139446299"/>
              </w:sdtPr>
              <w:sdtContent>
                <w:r w:rsidRPr="003F159B">
                  <w:rPr>
                    <w:rFonts w:ascii="Cambria Math" w:eastAsia="Arial Unicode MS" w:hAnsi="Cambria Math" w:cs="Cambria Math"/>
                    <w:color w:val="A6A6A6"/>
                    <w:sz w:val="24"/>
                    <w:szCs w:val="24"/>
                  </w:rPr>
                  <w:t>◯</w:t>
                </w:r>
              </w:sdtContent>
            </w:sdt>
          </w:p>
        </w:tc>
        <w:tc>
          <w:tcPr>
            <w:tcW w:w="1072" w:type="dxa"/>
          </w:tcPr>
          <w:p w14:paraId="18F92971" w14:textId="10BD85B8"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49"/>
                <w:id w:val="-708183152"/>
              </w:sdtPr>
              <w:sdtContent>
                <w:r w:rsidRPr="003F159B">
                  <w:rPr>
                    <w:rFonts w:ascii="Cambria Math" w:eastAsia="Arial Unicode MS" w:hAnsi="Cambria Math" w:cs="Cambria Math"/>
                    <w:color w:val="A6A6A6"/>
                    <w:sz w:val="24"/>
                    <w:szCs w:val="24"/>
                  </w:rPr>
                  <w:t>◯</w:t>
                </w:r>
              </w:sdtContent>
            </w:sdt>
          </w:p>
        </w:tc>
      </w:tr>
      <w:tr w:rsidR="007616D2" w14:paraId="18F92979" w14:textId="77777777" w:rsidTr="0D28EAE2">
        <w:trPr>
          <w:trHeight w:val="24"/>
          <w:jc w:val="center"/>
        </w:trPr>
        <w:tc>
          <w:tcPr>
            <w:tcW w:w="4536" w:type="dxa"/>
            <w:gridSpan w:val="3"/>
          </w:tcPr>
          <w:p w14:paraId="18F92973" w14:textId="3E9890E6" w:rsidR="007616D2" w:rsidRDefault="007616D2" w:rsidP="007616D2">
            <w:pPr>
              <w:spacing w:line="240" w:lineRule="auto"/>
              <w:jc w:val="both"/>
              <w:rPr>
                <w:rFonts w:ascii="Times New Roman" w:eastAsia="Times New Roman" w:hAnsi="Times New Roman" w:cs="Times New Roman"/>
                <w:b/>
                <w:sz w:val="20"/>
                <w:szCs w:val="20"/>
                <w:highlight w:val="white"/>
              </w:rPr>
            </w:pPr>
            <w:r w:rsidRPr="00F65EA7">
              <w:rPr>
                <w:rFonts w:ascii="Times New Roman" w:hAnsi="Times New Roman" w:cs="Times New Roman" w:hint="eastAsia"/>
                <w:sz w:val="20"/>
                <w:szCs w:val="20"/>
                <w:highlight w:val="green"/>
              </w:rPr>
              <w:t>1</w:t>
            </w:r>
            <w:r>
              <w:rPr>
                <w:rFonts w:ascii="Times New Roman" w:hAnsi="Times New Roman" w:cs="Times New Roman" w:hint="eastAsia"/>
                <w:sz w:val="20"/>
                <w:szCs w:val="20"/>
                <w:highlight w:val="green"/>
              </w:rPr>
              <w:t>0</w:t>
            </w:r>
            <w:r w:rsidRPr="00F65EA7">
              <w:rPr>
                <w:rFonts w:ascii="Times New Roman" w:hAnsi="Times New Roman" w:cs="Times New Roman" w:hint="eastAsia"/>
                <w:sz w:val="20"/>
                <w:szCs w:val="20"/>
                <w:highlight w:val="green"/>
              </w:rPr>
              <w:t xml:space="preserve">. </w:t>
            </w:r>
            <w:r w:rsidRPr="00F65EA7">
              <w:rPr>
                <w:rFonts w:ascii="Times New Roman" w:hAnsi="Times New Roman" w:cs="Times New Roman"/>
                <w:sz w:val="20"/>
                <w:szCs w:val="20"/>
                <w:highlight w:val="green"/>
              </w:rPr>
              <w:t xml:space="preserve">I feel more comfortable </w:t>
            </w:r>
            <w:proofErr w:type="gramStart"/>
            <w:r w:rsidRPr="00F65EA7">
              <w:rPr>
                <w:rFonts w:ascii="Times New Roman" w:hAnsi="Times New Roman" w:cs="Times New Roman"/>
                <w:sz w:val="20"/>
                <w:szCs w:val="20"/>
                <w:highlight w:val="green"/>
              </w:rPr>
              <w:t>to stay</w:t>
            </w:r>
            <w:proofErr w:type="gramEnd"/>
            <w:r w:rsidRPr="00F65EA7">
              <w:rPr>
                <w:rFonts w:ascii="Times New Roman" w:hAnsi="Times New Roman" w:cs="Times New Roman"/>
                <w:sz w:val="20"/>
                <w:szCs w:val="20"/>
                <w:highlight w:val="green"/>
              </w:rPr>
              <w:t xml:space="preserve"> in my community unless I need to go out for some specific tasks.</w:t>
            </w:r>
          </w:p>
        </w:tc>
        <w:tc>
          <w:tcPr>
            <w:tcW w:w="1134" w:type="dxa"/>
          </w:tcPr>
          <w:p w14:paraId="18F92974" w14:textId="3B8AB8EC"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55"/>
                <w:id w:val="1887842646"/>
              </w:sdtPr>
              <w:sdtContent>
                <w:r w:rsidRPr="003F159B">
                  <w:rPr>
                    <w:rFonts w:ascii="Cambria Math" w:eastAsia="Arial Unicode MS" w:hAnsi="Cambria Math" w:cs="Cambria Math"/>
                    <w:color w:val="A6A6A6"/>
                    <w:sz w:val="24"/>
                    <w:szCs w:val="24"/>
                  </w:rPr>
                  <w:t>◯</w:t>
                </w:r>
              </w:sdtContent>
            </w:sdt>
          </w:p>
        </w:tc>
        <w:tc>
          <w:tcPr>
            <w:tcW w:w="1134" w:type="dxa"/>
          </w:tcPr>
          <w:p w14:paraId="18F92975" w14:textId="13C760C5"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56"/>
                <w:id w:val="156891091"/>
              </w:sdtPr>
              <w:sdtContent>
                <w:r w:rsidRPr="003F159B">
                  <w:rPr>
                    <w:rFonts w:ascii="Cambria Math" w:eastAsia="Arial Unicode MS" w:hAnsi="Cambria Math" w:cs="Cambria Math"/>
                    <w:color w:val="A6A6A6"/>
                    <w:sz w:val="24"/>
                    <w:szCs w:val="24"/>
                  </w:rPr>
                  <w:t>◯</w:t>
                </w:r>
              </w:sdtContent>
            </w:sdt>
          </w:p>
        </w:tc>
        <w:tc>
          <w:tcPr>
            <w:tcW w:w="993" w:type="dxa"/>
          </w:tcPr>
          <w:p w14:paraId="18F92976" w14:textId="18484108"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57"/>
                <w:id w:val="-1457249968"/>
              </w:sdtPr>
              <w:sdtContent>
                <w:r w:rsidRPr="003F159B">
                  <w:rPr>
                    <w:rFonts w:ascii="Cambria Math" w:eastAsia="Arial Unicode MS" w:hAnsi="Cambria Math" w:cs="Cambria Math"/>
                    <w:color w:val="A6A6A6"/>
                    <w:sz w:val="24"/>
                    <w:szCs w:val="24"/>
                  </w:rPr>
                  <w:t>◯</w:t>
                </w:r>
              </w:sdtContent>
            </w:sdt>
          </w:p>
        </w:tc>
        <w:tc>
          <w:tcPr>
            <w:tcW w:w="811" w:type="dxa"/>
          </w:tcPr>
          <w:p w14:paraId="18F92977" w14:textId="68DB8310"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58"/>
                <w:id w:val="1739214408"/>
              </w:sdtPr>
              <w:sdtContent>
                <w:r w:rsidRPr="003F159B">
                  <w:rPr>
                    <w:rFonts w:ascii="Cambria Math" w:eastAsia="Arial Unicode MS" w:hAnsi="Cambria Math" w:cs="Cambria Math"/>
                    <w:color w:val="A6A6A6"/>
                    <w:sz w:val="24"/>
                    <w:szCs w:val="24"/>
                  </w:rPr>
                  <w:t>◯</w:t>
                </w:r>
              </w:sdtContent>
            </w:sdt>
          </w:p>
        </w:tc>
        <w:tc>
          <w:tcPr>
            <w:tcW w:w="1072" w:type="dxa"/>
          </w:tcPr>
          <w:p w14:paraId="18F92978" w14:textId="563CBDC4"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59"/>
                <w:id w:val="-1825729575"/>
              </w:sdtPr>
              <w:sdtContent>
                <w:r w:rsidRPr="003F159B">
                  <w:rPr>
                    <w:rFonts w:ascii="Cambria Math" w:eastAsia="Arial Unicode MS" w:hAnsi="Cambria Math" w:cs="Cambria Math"/>
                    <w:color w:val="A6A6A6"/>
                    <w:sz w:val="24"/>
                    <w:szCs w:val="24"/>
                  </w:rPr>
                  <w:t>◯</w:t>
                </w:r>
              </w:sdtContent>
            </w:sdt>
          </w:p>
        </w:tc>
      </w:tr>
      <w:tr w:rsidR="007616D2" w14:paraId="18F92980" w14:textId="77777777" w:rsidTr="0D28EAE2">
        <w:trPr>
          <w:trHeight w:val="24"/>
          <w:jc w:val="center"/>
        </w:trPr>
        <w:tc>
          <w:tcPr>
            <w:tcW w:w="4536" w:type="dxa"/>
            <w:gridSpan w:val="3"/>
          </w:tcPr>
          <w:p w14:paraId="18F9297A" w14:textId="51676B63" w:rsidR="007616D2" w:rsidRDefault="007616D2" w:rsidP="007616D2">
            <w:pPr>
              <w:spacing w:line="240" w:lineRule="auto"/>
              <w:jc w:val="both"/>
              <w:rPr>
                <w:rFonts w:ascii="Times New Roman" w:eastAsia="Times New Roman" w:hAnsi="Times New Roman" w:cs="Times New Roman"/>
                <w:b/>
                <w:sz w:val="20"/>
                <w:szCs w:val="20"/>
                <w:highlight w:val="white"/>
              </w:rPr>
            </w:pPr>
            <w:r w:rsidRPr="00F65EA7">
              <w:rPr>
                <w:rFonts w:ascii="Times New Roman" w:hAnsi="Times New Roman" w:cs="Times New Roman" w:hint="eastAsia"/>
                <w:sz w:val="20"/>
                <w:szCs w:val="20"/>
                <w:highlight w:val="green"/>
              </w:rPr>
              <w:t>1</w:t>
            </w:r>
            <w:r>
              <w:rPr>
                <w:rFonts w:ascii="Times New Roman" w:hAnsi="Times New Roman" w:cs="Times New Roman" w:hint="eastAsia"/>
                <w:sz w:val="20"/>
                <w:szCs w:val="20"/>
                <w:highlight w:val="green"/>
              </w:rPr>
              <w:t>1</w:t>
            </w:r>
            <w:r w:rsidRPr="00F65EA7">
              <w:rPr>
                <w:rFonts w:ascii="Times New Roman" w:hAnsi="Times New Roman" w:cs="Times New Roman" w:hint="eastAsia"/>
                <w:sz w:val="20"/>
                <w:szCs w:val="20"/>
                <w:highlight w:val="green"/>
              </w:rPr>
              <w:t xml:space="preserve">. </w:t>
            </w:r>
            <w:r w:rsidRPr="00F65EA7">
              <w:rPr>
                <w:rFonts w:ascii="Times New Roman" w:hAnsi="Times New Roman" w:cs="Times New Roman"/>
                <w:sz w:val="20"/>
                <w:szCs w:val="20"/>
                <w:highlight w:val="green"/>
              </w:rPr>
              <w:t>I think that compared with other places, living in this community makes me feel more satisfied</w:t>
            </w:r>
            <w:r w:rsidRPr="00F65EA7">
              <w:rPr>
                <w:rFonts w:ascii="Times New Roman" w:hAnsi="Times New Roman" w:cs="Times New Roman" w:hint="eastAsia"/>
                <w:sz w:val="20"/>
                <w:szCs w:val="20"/>
                <w:highlight w:val="green"/>
              </w:rPr>
              <w:t>.</w:t>
            </w:r>
          </w:p>
        </w:tc>
        <w:tc>
          <w:tcPr>
            <w:tcW w:w="1134" w:type="dxa"/>
          </w:tcPr>
          <w:p w14:paraId="18F9297B" w14:textId="2A85B994"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55"/>
                <w:id w:val="-97259929"/>
              </w:sdtPr>
              <w:sdtContent>
                <w:r w:rsidRPr="003F159B">
                  <w:rPr>
                    <w:rFonts w:ascii="Cambria Math" w:eastAsia="Arial Unicode MS" w:hAnsi="Cambria Math" w:cs="Cambria Math"/>
                    <w:color w:val="A6A6A6"/>
                    <w:sz w:val="24"/>
                    <w:szCs w:val="24"/>
                  </w:rPr>
                  <w:t>◯</w:t>
                </w:r>
              </w:sdtContent>
            </w:sdt>
          </w:p>
        </w:tc>
        <w:tc>
          <w:tcPr>
            <w:tcW w:w="1134" w:type="dxa"/>
          </w:tcPr>
          <w:p w14:paraId="18F9297C" w14:textId="492549E6" w:rsidR="007616D2" w:rsidRDefault="007616D2" w:rsidP="007616D2">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56"/>
                <w:id w:val="2072073181"/>
              </w:sdtPr>
              <w:sdtContent>
                <w:r w:rsidRPr="003F159B">
                  <w:rPr>
                    <w:rFonts w:ascii="Cambria Math" w:eastAsia="Arial Unicode MS" w:hAnsi="Cambria Math" w:cs="Cambria Math"/>
                    <w:color w:val="A6A6A6"/>
                    <w:sz w:val="24"/>
                    <w:szCs w:val="24"/>
                  </w:rPr>
                  <w:t>◯</w:t>
                </w:r>
              </w:sdtContent>
            </w:sdt>
          </w:p>
        </w:tc>
        <w:tc>
          <w:tcPr>
            <w:tcW w:w="993" w:type="dxa"/>
          </w:tcPr>
          <w:p w14:paraId="18F9297D" w14:textId="7018945B"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57"/>
                <w:id w:val="841359239"/>
              </w:sdtPr>
              <w:sdtContent>
                <w:r w:rsidRPr="003F159B">
                  <w:rPr>
                    <w:rFonts w:ascii="Cambria Math" w:eastAsia="Arial Unicode MS" w:hAnsi="Cambria Math" w:cs="Cambria Math"/>
                    <w:color w:val="A6A6A6"/>
                    <w:sz w:val="24"/>
                    <w:szCs w:val="24"/>
                  </w:rPr>
                  <w:t>◯</w:t>
                </w:r>
              </w:sdtContent>
            </w:sdt>
          </w:p>
        </w:tc>
        <w:tc>
          <w:tcPr>
            <w:tcW w:w="811" w:type="dxa"/>
          </w:tcPr>
          <w:p w14:paraId="18F9297E" w14:textId="7CE802B0"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58"/>
                <w:id w:val="-1557234879"/>
              </w:sdtPr>
              <w:sdtContent>
                <w:r w:rsidRPr="003F159B">
                  <w:rPr>
                    <w:rFonts w:ascii="Cambria Math" w:eastAsia="Arial Unicode MS" w:hAnsi="Cambria Math" w:cs="Cambria Math"/>
                    <w:color w:val="A6A6A6"/>
                    <w:sz w:val="24"/>
                    <w:szCs w:val="24"/>
                  </w:rPr>
                  <w:t>◯</w:t>
                </w:r>
              </w:sdtContent>
            </w:sdt>
          </w:p>
        </w:tc>
        <w:tc>
          <w:tcPr>
            <w:tcW w:w="1072" w:type="dxa"/>
          </w:tcPr>
          <w:p w14:paraId="18F9297F" w14:textId="278088A4" w:rsidR="007616D2" w:rsidRDefault="007616D2" w:rsidP="007616D2">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59"/>
                <w:id w:val="-992475827"/>
              </w:sdtPr>
              <w:sdtContent>
                <w:r w:rsidRPr="003F159B">
                  <w:rPr>
                    <w:rFonts w:ascii="Cambria Math" w:eastAsia="Arial Unicode MS" w:hAnsi="Cambria Math" w:cs="Cambria Math"/>
                    <w:color w:val="A6A6A6"/>
                    <w:sz w:val="24"/>
                    <w:szCs w:val="24"/>
                  </w:rPr>
                  <w:t>◯</w:t>
                </w:r>
              </w:sdtContent>
            </w:sdt>
          </w:p>
        </w:tc>
      </w:tr>
      <w:tr w:rsidR="007616D2" w14:paraId="18F92987" w14:textId="77777777" w:rsidTr="0D28EAE2">
        <w:trPr>
          <w:trHeight w:val="24"/>
          <w:jc w:val="center"/>
        </w:trPr>
        <w:tc>
          <w:tcPr>
            <w:tcW w:w="4536" w:type="dxa"/>
            <w:gridSpan w:val="3"/>
          </w:tcPr>
          <w:p w14:paraId="18F92981" w14:textId="63E6162F" w:rsidR="007616D2" w:rsidRDefault="007616D2" w:rsidP="007616D2">
            <w:pPr>
              <w:jc w:val="both"/>
              <w:rPr>
                <w:rFonts w:ascii="Times New Roman" w:eastAsia="Times New Roman" w:hAnsi="Times New Roman" w:cs="Times New Roman"/>
                <w:color w:val="000000"/>
                <w:sz w:val="20"/>
                <w:szCs w:val="20"/>
              </w:rPr>
            </w:pPr>
            <w:r w:rsidRPr="00C809AF">
              <w:rPr>
                <w:rFonts w:ascii="Times New Roman" w:eastAsia="Times New Roman" w:hAnsi="Times New Roman" w:cs="Times New Roman"/>
                <w:sz w:val="20"/>
                <w:szCs w:val="20"/>
                <w:highlight w:val="yellow"/>
              </w:rPr>
              <w:t>1</w:t>
            </w:r>
            <w:r>
              <w:rPr>
                <w:rFonts w:ascii="Times New Roman" w:hAnsi="Times New Roman" w:cs="Times New Roman" w:hint="eastAsia"/>
                <w:sz w:val="20"/>
                <w:szCs w:val="20"/>
                <w:highlight w:val="yellow"/>
              </w:rPr>
              <w:t>2</w:t>
            </w:r>
            <w:r w:rsidRPr="00C809AF">
              <w:rPr>
                <w:rFonts w:ascii="Times New Roman" w:eastAsia="Times New Roman" w:hAnsi="Times New Roman" w:cs="Times New Roman"/>
                <w:sz w:val="20"/>
                <w:szCs w:val="20"/>
                <w:highlight w:val="yellow"/>
              </w:rPr>
              <w:t>.</w:t>
            </w:r>
            <w:r>
              <w:rPr>
                <w:rFonts w:asciiTheme="minorEastAsia" w:hAnsiTheme="minorEastAsia" w:cs="Times New Roman" w:hint="eastAsia"/>
                <w:sz w:val="20"/>
                <w:szCs w:val="20"/>
                <w:highlight w:val="yellow"/>
              </w:rPr>
              <w:t xml:space="preserve"> </w:t>
            </w:r>
            <w:r w:rsidRPr="00224262">
              <w:rPr>
                <w:rFonts w:ascii="Times New Roman" w:eastAsia="Times New Roman" w:hAnsi="Times New Roman" w:cs="Times New Roman"/>
                <w:sz w:val="20"/>
                <w:szCs w:val="20"/>
                <w:highlight w:val="yellow"/>
              </w:rPr>
              <w:t>I believe the community where I am living right now provides unique job opportunities that I value.</w:t>
            </w:r>
          </w:p>
        </w:tc>
        <w:tc>
          <w:tcPr>
            <w:tcW w:w="1134" w:type="dxa"/>
          </w:tcPr>
          <w:p w14:paraId="18F92982" w14:textId="1DD374EC" w:rsidR="007616D2" w:rsidRDefault="007616D2" w:rsidP="007616D2">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55"/>
                <w:id w:val="33934344"/>
              </w:sdtPr>
              <w:sdtContent>
                <w:r w:rsidRPr="003F159B">
                  <w:rPr>
                    <w:rFonts w:ascii="Cambria Math" w:eastAsia="Arial Unicode MS" w:hAnsi="Cambria Math" w:cs="Cambria Math"/>
                    <w:color w:val="A6A6A6"/>
                    <w:sz w:val="24"/>
                    <w:szCs w:val="24"/>
                  </w:rPr>
                  <w:t>◯</w:t>
                </w:r>
              </w:sdtContent>
            </w:sdt>
          </w:p>
        </w:tc>
        <w:tc>
          <w:tcPr>
            <w:tcW w:w="1134" w:type="dxa"/>
          </w:tcPr>
          <w:p w14:paraId="18F92983" w14:textId="34DA4656" w:rsidR="007616D2" w:rsidRDefault="007616D2" w:rsidP="007616D2">
            <w:pPr>
              <w:spacing w:line="240" w:lineRule="auto"/>
              <w:ind w:right="123"/>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56"/>
                <w:id w:val="350235580"/>
              </w:sdtPr>
              <w:sdtContent>
                <w:r w:rsidRPr="003F159B">
                  <w:rPr>
                    <w:rFonts w:ascii="Cambria Math" w:eastAsia="Arial Unicode MS" w:hAnsi="Cambria Math" w:cs="Cambria Math"/>
                    <w:color w:val="A6A6A6"/>
                    <w:sz w:val="24"/>
                    <w:szCs w:val="24"/>
                  </w:rPr>
                  <w:t>◯</w:t>
                </w:r>
              </w:sdtContent>
            </w:sdt>
          </w:p>
        </w:tc>
        <w:tc>
          <w:tcPr>
            <w:tcW w:w="993" w:type="dxa"/>
          </w:tcPr>
          <w:p w14:paraId="18F92984" w14:textId="253E8E07" w:rsidR="007616D2" w:rsidRDefault="007616D2" w:rsidP="007616D2">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57"/>
                <w:id w:val="-2021931187"/>
              </w:sdtPr>
              <w:sdtContent>
                <w:r w:rsidRPr="003F159B">
                  <w:rPr>
                    <w:rFonts w:ascii="Cambria Math" w:eastAsia="Arial Unicode MS" w:hAnsi="Cambria Math" w:cs="Cambria Math"/>
                    <w:color w:val="A6A6A6"/>
                    <w:sz w:val="24"/>
                    <w:szCs w:val="24"/>
                  </w:rPr>
                  <w:t>◯</w:t>
                </w:r>
              </w:sdtContent>
            </w:sdt>
          </w:p>
        </w:tc>
        <w:tc>
          <w:tcPr>
            <w:tcW w:w="811" w:type="dxa"/>
          </w:tcPr>
          <w:p w14:paraId="18F92985" w14:textId="592687FC" w:rsidR="007616D2" w:rsidRDefault="007616D2" w:rsidP="007616D2">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58"/>
                <w:id w:val="1944490522"/>
              </w:sdtPr>
              <w:sdtContent>
                <w:r w:rsidRPr="003F159B">
                  <w:rPr>
                    <w:rFonts w:ascii="Cambria Math" w:eastAsia="Arial Unicode MS" w:hAnsi="Cambria Math" w:cs="Cambria Math"/>
                    <w:color w:val="A6A6A6"/>
                    <w:sz w:val="24"/>
                    <w:szCs w:val="24"/>
                  </w:rPr>
                  <w:t>◯</w:t>
                </w:r>
              </w:sdtContent>
            </w:sdt>
          </w:p>
        </w:tc>
        <w:tc>
          <w:tcPr>
            <w:tcW w:w="1072" w:type="dxa"/>
          </w:tcPr>
          <w:p w14:paraId="18F92986" w14:textId="2E12FD76" w:rsidR="007616D2" w:rsidRDefault="007616D2" w:rsidP="007616D2">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59"/>
                <w:id w:val="362488589"/>
              </w:sdtPr>
              <w:sdtContent>
                <w:r w:rsidRPr="003F159B">
                  <w:rPr>
                    <w:rFonts w:ascii="Cambria Math" w:eastAsia="Arial Unicode MS" w:hAnsi="Cambria Math" w:cs="Cambria Math"/>
                    <w:color w:val="A6A6A6"/>
                    <w:sz w:val="24"/>
                    <w:szCs w:val="24"/>
                  </w:rPr>
                  <w:t>◯</w:t>
                </w:r>
              </w:sdtContent>
            </w:sdt>
          </w:p>
        </w:tc>
      </w:tr>
      <w:tr w:rsidR="007616D2" w14:paraId="23BCE9FD" w14:textId="77777777" w:rsidTr="0D28EAE2">
        <w:trPr>
          <w:trHeight w:val="24"/>
          <w:jc w:val="center"/>
        </w:trPr>
        <w:tc>
          <w:tcPr>
            <w:tcW w:w="4536" w:type="dxa"/>
            <w:gridSpan w:val="3"/>
          </w:tcPr>
          <w:p w14:paraId="6BD1A76C" w14:textId="2992572F" w:rsidR="007616D2" w:rsidRPr="001D2F4A" w:rsidRDefault="007616D2" w:rsidP="007616D2">
            <w:pPr>
              <w:jc w:val="both"/>
              <w:rPr>
                <w:rFonts w:ascii="Times New Roman" w:eastAsia="Times New Roman" w:hAnsi="Times New Roman" w:cs="Times New Roman"/>
                <w:sz w:val="20"/>
                <w:szCs w:val="20"/>
              </w:rPr>
            </w:pPr>
            <w:r w:rsidRPr="00C809AF">
              <w:rPr>
                <w:rFonts w:ascii="Times New Roman" w:eastAsia="Times New Roman" w:hAnsi="Times New Roman" w:cs="Times New Roman"/>
                <w:sz w:val="20"/>
                <w:szCs w:val="20"/>
                <w:highlight w:val="yellow"/>
              </w:rPr>
              <w:t>1</w:t>
            </w:r>
            <w:r>
              <w:rPr>
                <w:rFonts w:ascii="Times New Roman" w:hAnsi="Times New Roman" w:cs="Times New Roman" w:hint="eastAsia"/>
                <w:sz w:val="20"/>
                <w:szCs w:val="20"/>
                <w:highlight w:val="yellow"/>
              </w:rPr>
              <w:t>3</w:t>
            </w:r>
            <w:r w:rsidRPr="00C809AF">
              <w:rPr>
                <w:rFonts w:ascii="Times New Roman" w:eastAsia="Times New Roman" w:hAnsi="Times New Roman" w:cs="Times New Roman"/>
                <w:sz w:val="20"/>
                <w:szCs w:val="20"/>
                <w:highlight w:val="yellow"/>
              </w:rPr>
              <w:t>.</w:t>
            </w:r>
            <w:r w:rsidRPr="00F773B0">
              <w:rPr>
                <w:rFonts w:ascii="Times New Roman" w:eastAsia="Times New Roman" w:hAnsi="Times New Roman" w:cs="Times New Roman"/>
                <w:sz w:val="20"/>
                <w:szCs w:val="20"/>
                <w:highlight w:val="yellow"/>
              </w:rPr>
              <w:t xml:space="preserve"> I feel that living in this community guarantees</w:t>
            </w:r>
            <w:r>
              <w:rPr>
                <w:rFonts w:hint="eastAsia"/>
              </w:rPr>
              <w:t xml:space="preserve"> </w:t>
            </w:r>
            <w:r w:rsidRPr="00F773B0">
              <w:rPr>
                <w:rFonts w:ascii="Times New Roman" w:eastAsia="Times New Roman" w:hAnsi="Times New Roman" w:cs="Times New Roman"/>
                <w:sz w:val="20"/>
                <w:szCs w:val="20"/>
                <w:highlight w:val="yellow"/>
              </w:rPr>
              <w:t>the quality of life for my household</w:t>
            </w:r>
            <w:r w:rsidRPr="00F773B0">
              <w:rPr>
                <w:rFonts w:ascii="新細明體" w:eastAsia="新細明體" w:hAnsi="新細明體" w:cs="新細明體" w:hint="eastAsia"/>
                <w:sz w:val="20"/>
                <w:szCs w:val="20"/>
                <w:highlight w:val="yellow"/>
              </w:rPr>
              <w:t>.</w:t>
            </w:r>
          </w:p>
        </w:tc>
        <w:tc>
          <w:tcPr>
            <w:tcW w:w="1134" w:type="dxa"/>
          </w:tcPr>
          <w:p w14:paraId="6510BDAA" w14:textId="6E276C34"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60"/>
                <w:id w:val="20211779"/>
              </w:sdtPr>
              <w:sdtContent>
                <w:r w:rsidRPr="003F159B">
                  <w:rPr>
                    <w:rFonts w:ascii="Cambria Math" w:eastAsia="Arial Unicode MS" w:hAnsi="Cambria Math" w:cs="Cambria Math"/>
                    <w:color w:val="A6A6A6"/>
                    <w:sz w:val="24"/>
                    <w:szCs w:val="24"/>
                  </w:rPr>
                  <w:t>◯</w:t>
                </w:r>
              </w:sdtContent>
            </w:sdt>
          </w:p>
        </w:tc>
        <w:tc>
          <w:tcPr>
            <w:tcW w:w="1134" w:type="dxa"/>
          </w:tcPr>
          <w:p w14:paraId="4E48FE18" w14:textId="796F07B0" w:rsidR="007616D2" w:rsidRDefault="007616D2" w:rsidP="007616D2">
            <w:pPr>
              <w:spacing w:line="240" w:lineRule="auto"/>
              <w:ind w:right="123"/>
              <w:jc w:val="center"/>
              <w:rPr>
                <w:rFonts w:ascii="Times New Roman" w:hAnsi="Times New Roman" w:cs="Times New Roman"/>
              </w:rPr>
            </w:pPr>
            <w:sdt>
              <w:sdtPr>
                <w:rPr>
                  <w:rFonts w:ascii="Times New Roman" w:hAnsi="Times New Roman" w:cs="Times New Roman"/>
                </w:rPr>
                <w:tag w:val="goog_rdk_61"/>
                <w:id w:val="-2104789434"/>
              </w:sdtPr>
              <w:sdtContent>
                <w:r w:rsidRPr="003F159B">
                  <w:rPr>
                    <w:rFonts w:ascii="Cambria Math" w:eastAsia="Arial Unicode MS" w:hAnsi="Cambria Math" w:cs="Cambria Math"/>
                    <w:color w:val="A6A6A6"/>
                    <w:sz w:val="24"/>
                    <w:szCs w:val="24"/>
                  </w:rPr>
                  <w:t>◯</w:t>
                </w:r>
              </w:sdtContent>
            </w:sdt>
          </w:p>
        </w:tc>
        <w:tc>
          <w:tcPr>
            <w:tcW w:w="993" w:type="dxa"/>
          </w:tcPr>
          <w:p w14:paraId="6148C8AA" w14:textId="3386F46F"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62"/>
                <w:id w:val="-538587473"/>
              </w:sdtPr>
              <w:sdtContent>
                <w:r w:rsidRPr="003F159B">
                  <w:rPr>
                    <w:rFonts w:ascii="Cambria Math" w:eastAsia="Arial Unicode MS" w:hAnsi="Cambria Math" w:cs="Cambria Math"/>
                    <w:color w:val="A6A6A6"/>
                    <w:sz w:val="24"/>
                    <w:szCs w:val="24"/>
                  </w:rPr>
                  <w:t>◯</w:t>
                </w:r>
              </w:sdtContent>
            </w:sdt>
          </w:p>
        </w:tc>
        <w:tc>
          <w:tcPr>
            <w:tcW w:w="811" w:type="dxa"/>
          </w:tcPr>
          <w:p w14:paraId="40471BD1" w14:textId="5B5C05CA"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63"/>
                <w:id w:val="1467540545"/>
              </w:sdtPr>
              <w:sdtContent>
                <w:r w:rsidRPr="003F159B">
                  <w:rPr>
                    <w:rFonts w:ascii="Cambria Math" w:eastAsia="Arial Unicode MS" w:hAnsi="Cambria Math" w:cs="Cambria Math"/>
                    <w:color w:val="A6A6A6"/>
                    <w:sz w:val="24"/>
                    <w:szCs w:val="24"/>
                  </w:rPr>
                  <w:t>◯</w:t>
                </w:r>
              </w:sdtContent>
            </w:sdt>
          </w:p>
        </w:tc>
        <w:tc>
          <w:tcPr>
            <w:tcW w:w="1072" w:type="dxa"/>
          </w:tcPr>
          <w:p w14:paraId="0302F6A6" w14:textId="7456EA73"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64"/>
                <w:id w:val="-1748257975"/>
              </w:sdtPr>
              <w:sdtContent>
                <w:r w:rsidRPr="003F159B">
                  <w:rPr>
                    <w:rFonts w:ascii="Cambria Math" w:eastAsia="Arial Unicode MS" w:hAnsi="Cambria Math" w:cs="Cambria Math"/>
                    <w:color w:val="A6A6A6"/>
                    <w:sz w:val="24"/>
                    <w:szCs w:val="24"/>
                  </w:rPr>
                  <w:t>◯</w:t>
                </w:r>
              </w:sdtContent>
            </w:sdt>
          </w:p>
        </w:tc>
      </w:tr>
      <w:tr w:rsidR="007616D2" w14:paraId="2E82DA47" w14:textId="77777777" w:rsidTr="0D28EAE2">
        <w:trPr>
          <w:trHeight w:val="24"/>
          <w:jc w:val="center"/>
        </w:trPr>
        <w:tc>
          <w:tcPr>
            <w:tcW w:w="4536" w:type="dxa"/>
            <w:gridSpan w:val="3"/>
          </w:tcPr>
          <w:p w14:paraId="33DD8ADE" w14:textId="456D3656" w:rsidR="007616D2" w:rsidRPr="001D2F4A" w:rsidRDefault="007616D2" w:rsidP="007616D2">
            <w:pPr>
              <w:jc w:val="both"/>
              <w:rPr>
                <w:rFonts w:ascii="Times New Roman" w:eastAsia="Times New Roman" w:hAnsi="Times New Roman" w:cs="Times New Roman"/>
                <w:sz w:val="20"/>
                <w:szCs w:val="20"/>
              </w:rPr>
            </w:pPr>
            <w:r w:rsidRPr="003F159B">
              <w:rPr>
                <w:rFonts w:ascii="Times New Roman" w:eastAsia="Times New Roman" w:hAnsi="Times New Roman" w:cs="Times New Roman"/>
                <w:sz w:val="20"/>
                <w:szCs w:val="20"/>
              </w:rPr>
              <w:t>1</w:t>
            </w:r>
            <w:r>
              <w:rPr>
                <w:rFonts w:ascii="Times New Roman" w:hAnsi="Times New Roman" w:cs="Times New Roman" w:hint="eastAsia"/>
                <w:sz w:val="20"/>
                <w:szCs w:val="20"/>
              </w:rPr>
              <w:t>4</w:t>
            </w:r>
            <w:r w:rsidRPr="003F159B">
              <w:rPr>
                <w:rFonts w:ascii="Times New Roman" w:eastAsia="Times New Roman" w:hAnsi="Times New Roman" w:cs="Times New Roman"/>
                <w:sz w:val="20"/>
                <w:szCs w:val="20"/>
              </w:rPr>
              <w:t>. I will miss nearby resources if mo</w:t>
            </w:r>
            <w:r>
              <w:rPr>
                <w:rFonts w:ascii="Times New Roman" w:hAnsi="Times New Roman" w:cs="Times New Roman" w:hint="eastAsia"/>
                <w:sz w:val="20"/>
                <w:szCs w:val="20"/>
              </w:rPr>
              <w:t>ving</w:t>
            </w:r>
            <w:r w:rsidRPr="003F159B">
              <w:rPr>
                <w:rFonts w:ascii="Times New Roman" w:eastAsia="Times New Roman" w:hAnsi="Times New Roman" w:cs="Times New Roman"/>
                <w:sz w:val="20"/>
                <w:szCs w:val="20"/>
              </w:rPr>
              <w:t xml:space="preserve"> away</w:t>
            </w:r>
          </w:p>
        </w:tc>
        <w:tc>
          <w:tcPr>
            <w:tcW w:w="1134" w:type="dxa"/>
          </w:tcPr>
          <w:p w14:paraId="5525480E" w14:textId="09CA6520"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50"/>
                <w:id w:val="945737571"/>
              </w:sdtPr>
              <w:sdtContent>
                <w:r w:rsidRPr="003F159B">
                  <w:rPr>
                    <w:rFonts w:ascii="Cambria Math" w:eastAsia="Arial Unicode MS" w:hAnsi="Cambria Math" w:cs="Cambria Math"/>
                    <w:color w:val="A6A6A6"/>
                    <w:sz w:val="24"/>
                    <w:szCs w:val="24"/>
                  </w:rPr>
                  <w:t>◯</w:t>
                </w:r>
              </w:sdtContent>
            </w:sdt>
          </w:p>
        </w:tc>
        <w:tc>
          <w:tcPr>
            <w:tcW w:w="1134" w:type="dxa"/>
          </w:tcPr>
          <w:p w14:paraId="124A2006" w14:textId="349634F9" w:rsidR="007616D2" w:rsidRDefault="007616D2" w:rsidP="007616D2">
            <w:pPr>
              <w:spacing w:line="240" w:lineRule="auto"/>
              <w:ind w:right="123"/>
              <w:jc w:val="center"/>
              <w:rPr>
                <w:rFonts w:ascii="Times New Roman" w:hAnsi="Times New Roman" w:cs="Times New Roman"/>
              </w:rPr>
            </w:pPr>
            <w:sdt>
              <w:sdtPr>
                <w:rPr>
                  <w:rFonts w:ascii="Times New Roman" w:hAnsi="Times New Roman" w:cs="Times New Roman"/>
                </w:rPr>
                <w:tag w:val="goog_rdk_51"/>
                <w:id w:val="1794942261"/>
              </w:sdtPr>
              <w:sdtContent>
                <w:r w:rsidRPr="003F159B">
                  <w:rPr>
                    <w:rFonts w:ascii="Cambria Math" w:eastAsia="Arial Unicode MS" w:hAnsi="Cambria Math" w:cs="Cambria Math"/>
                    <w:color w:val="A6A6A6"/>
                    <w:sz w:val="24"/>
                    <w:szCs w:val="24"/>
                  </w:rPr>
                  <w:t>◯</w:t>
                </w:r>
              </w:sdtContent>
            </w:sdt>
          </w:p>
        </w:tc>
        <w:tc>
          <w:tcPr>
            <w:tcW w:w="993" w:type="dxa"/>
          </w:tcPr>
          <w:p w14:paraId="40BB3EFA" w14:textId="017AFEB7"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52"/>
                <w:id w:val="1206991435"/>
              </w:sdtPr>
              <w:sdtContent>
                <w:r w:rsidRPr="003F159B">
                  <w:rPr>
                    <w:rFonts w:ascii="Cambria Math" w:eastAsia="Arial Unicode MS" w:hAnsi="Cambria Math" w:cs="Cambria Math"/>
                    <w:color w:val="A6A6A6"/>
                    <w:sz w:val="24"/>
                    <w:szCs w:val="24"/>
                  </w:rPr>
                  <w:t>◯</w:t>
                </w:r>
              </w:sdtContent>
            </w:sdt>
          </w:p>
        </w:tc>
        <w:tc>
          <w:tcPr>
            <w:tcW w:w="811" w:type="dxa"/>
          </w:tcPr>
          <w:p w14:paraId="6A6BCA85" w14:textId="668A662E"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53"/>
                <w:id w:val="-1634858988"/>
              </w:sdtPr>
              <w:sdtContent>
                <w:r w:rsidRPr="003F159B">
                  <w:rPr>
                    <w:rFonts w:ascii="Cambria Math" w:eastAsia="Arial Unicode MS" w:hAnsi="Cambria Math" w:cs="Cambria Math"/>
                    <w:color w:val="A6A6A6"/>
                    <w:sz w:val="24"/>
                    <w:szCs w:val="24"/>
                  </w:rPr>
                  <w:t>◯</w:t>
                </w:r>
              </w:sdtContent>
            </w:sdt>
          </w:p>
        </w:tc>
        <w:tc>
          <w:tcPr>
            <w:tcW w:w="1072" w:type="dxa"/>
          </w:tcPr>
          <w:p w14:paraId="44453804" w14:textId="667ED949"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54"/>
                <w:id w:val="1130281968"/>
              </w:sdtPr>
              <w:sdtContent>
                <w:r w:rsidRPr="003F159B">
                  <w:rPr>
                    <w:rFonts w:ascii="Cambria Math" w:eastAsia="Arial Unicode MS" w:hAnsi="Cambria Math" w:cs="Cambria Math"/>
                    <w:color w:val="A6A6A6"/>
                    <w:sz w:val="24"/>
                    <w:szCs w:val="24"/>
                  </w:rPr>
                  <w:t>◯</w:t>
                </w:r>
              </w:sdtContent>
            </w:sdt>
          </w:p>
        </w:tc>
      </w:tr>
      <w:tr w:rsidR="007616D2" w14:paraId="166D6BFE" w14:textId="77777777" w:rsidTr="0D28EAE2">
        <w:trPr>
          <w:trHeight w:val="24"/>
          <w:jc w:val="center"/>
        </w:trPr>
        <w:tc>
          <w:tcPr>
            <w:tcW w:w="4536" w:type="dxa"/>
            <w:gridSpan w:val="3"/>
          </w:tcPr>
          <w:p w14:paraId="5AC9CF6B" w14:textId="2B62C460" w:rsidR="007616D2" w:rsidRPr="001D2F4A" w:rsidRDefault="007616D2" w:rsidP="007616D2">
            <w:pPr>
              <w:jc w:val="both"/>
              <w:rPr>
                <w:rFonts w:ascii="Times New Roman" w:eastAsia="Times New Roman" w:hAnsi="Times New Roman" w:cs="Times New Roman"/>
                <w:sz w:val="20"/>
                <w:szCs w:val="20"/>
              </w:rPr>
            </w:pPr>
            <w:r w:rsidRPr="00F65EA7">
              <w:rPr>
                <w:rFonts w:ascii="Times New Roman" w:hAnsi="Times New Roman" w:cs="Times New Roman" w:hint="eastAsia"/>
                <w:sz w:val="20"/>
                <w:szCs w:val="20"/>
                <w:highlight w:val="green"/>
              </w:rPr>
              <w:t xml:space="preserve">15. </w:t>
            </w:r>
            <w:r w:rsidRPr="00F27F58">
              <w:rPr>
                <w:rFonts w:ascii="Times New Roman" w:hAnsi="Times New Roman" w:cs="Times New Roman"/>
                <w:sz w:val="20"/>
                <w:szCs w:val="20"/>
                <w:highlight w:val="green"/>
              </w:rPr>
              <w:t>I believe that this community provides me with livelihood opportunities that no other place</w:t>
            </w:r>
            <w:r>
              <w:rPr>
                <w:rFonts w:hint="eastAsia"/>
                <w:highlight w:val="green"/>
              </w:rPr>
              <w:t xml:space="preserve"> </w:t>
            </w:r>
            <w:r w:rsidRPr="00F27F58">
              <w:rPr>
                <w:rFonts w:ascii="Times New Roman" w:hAnsi="Times New Roman" w:cs="Times New Roman"/>
                <w:sz w:val="20"/>
                <w:szCs w:val="20"/>
                <w:highlight w:val="green"/>
              </w:rPr>
              <w:t>can offer</w:t>
            </w:r>
          </w:p>
        </w:tc>
        <w:tc>
          <w:tcPr>
            <w:tcW w:w="1134" w:type="dxa"/>
          </w:tcPr>
          <w:p w14:paraId="0B271AF5" w14:textId="07145E36"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60"/>
                <w:id w:val="-1628243271"/>
              </w:sdtPr>
              <w:sdtContent>
                <w:r w:rsidRPr="003F159B">
                  <w:rPr>
                    <w:rFonts w:ascii="Cambria Math" w:eastAsia="Arial Unicode MS" w:hAnsi="Cambria Math" w:cs="Cambria Math"/>
                    <w:color w:val="A6A6A6"/>
                    <w:sz w:val="24"/>
                    <w:szCs w:val="24"/>
                  </w:rPr>
                  <w:t>◯</w:t>
                </w:r>
              </w:sdtContent>
            </w:sdt>
          </w:p>
        </w:tc>
        <w:tc>
          <w:tcPr>
            <w:tcW w:w="1134" w:type="dxa"/>
          </w:tcPr>
          <w:p w14:paraId="7641EFBC" w14:textId="336EEE19" w:rsidR="007616D2" w:rsidRDefault="007616D2" w:rsidP="007616D2">
            <w:pPr>
              <w:spacing w:line="240" w:lineRule="auto"/>
              <w:ind w:right="123"/>
              <w:jc w:val="center"/>
              <w:rPr>
                <w:rFonts w:ascii="Times New Roman" w:hAnsi="Times New Roman" w:cs="Times New Roman"/>
              </w:rPr>
            </w:pPr>
            <w:sdt>
              <w:sdtPr>
                <w:rPr>
                  <w:rFonts w:ascii="Times New Roman" w:hAnsi="Times New Roman" w:cs="Times New Roman"/>
                </w:rPr>
                <w:tag w:val="goog_rdk_61"/>
                <w:id w:val="119281643"/>
              </w:sdtPr>
              <w:sdtContent>
                <w:r w:rsidRPr="003F159B">
                  <w:rPr>
                    <w:rFonts w:ascii="Cambria Math" w:eastAsia="Arial Unicode MS" w:hAnsi="Cambria Math" w:cs="Cambria Math"/>
                    <w:color w:val="A6A6A6"/>
                    <w:sz w:val="24"/>
                    <w:szCs w:val="24"/>
                  </w:rPr>
                  <w:t>◯</w:t>
                </w:r>
              </w:sdtContent>
            </w:sdt>
          </w:p>
        </w:tc>
        <w:tc>
          <w:tcPr>
            <w:tcW w:w="993" w:type="dxa"/>
          </w:tcPr>
          <w:p w14:paraId="5A96EB1E" w14:textId="41B0FC90"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62"/>
                <w:id w:val="-599098124"/>
              </w:sdtPr>
              <w:sdtContent>
                <w:r w:rsidRPr="003F159B">
                  <w:rPr>
                    <w:rFonts w:ascii="Cambria Math" w:eastAsia="Arial Unicode MS" w:hAnsi="Cambria Math" w:cs="Cambria Math"/>
                    <w:color w:val="A6A6A6"/>
                    <w:sz w:val="24"/>
                    <w:szCs w:val="24"/>
                  </w:rPr>
                  <w:t>◯</w:t>
                </w:r>
              </w:sdtContent>
            </w:sdt>
          </w:p>
        </w:tc>
        <w:tc>
          <w:tcPr>
            <w:tcW w:w="811" w:type="dxa"/>
          </w:tcPr>
          <w:p w14:paraId="6AC6C66C" w14:textId="3DD60517"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63"/>
                <w:id w:val="169618800"/>
              </w:sdtPr>
              <w:sdtContent>
                <w:r w:rsidRPr="003F159B">
                  <w:rPr>
                    <w:rFonts w:ascii="Cambria Math" w:eastAsia="Arial Unicode MS" w:hAnsi="Cambria Math" w:cs="Cambria Math"/>
                    <w:color w:val="A6A6A6"/>
                    <w:sz w:val="24"/>
                    <w:szCs w:val="24"/>
                  </w:rPr>
                  <w:t>◯</w:t>
                </w:r>
              </w:sdtContent>
            </w:sdt>
          </w:p>
        </w:tc>
        <w:tc>
          <w:tcPr>
            <w:tcW w:w="1072" w:type="dxa"/>
          </w:tcPr>
          <w:p w14:paraId="66B705FB" w14:textId="568E28F5" w:rsidR="007616D2" w:rsidRDefault="007616D2" w:rsidP="007616D2">
            <w:pPr>
              <w:spacing w:line="240" w:lineRule="auto"/>
              <w:jc w:val="center"/>
              <w:rPr>
                <w:rFonts w:ascii="Times New Roman" w:hAnsi="Times New Roman" w:cs="Times New Roman"/>
              </w:rPr>
            </w:pPr>
            <w:sdt>
              <w:sdtPr>
                <w:rPr>
                  <w:rFonts w:ascii="Times New Roman" w:hAnsi="Times New Roman" w:cs="Times New Roman"/>
                </w:rPr>
                <w:tag w:val="goog_rdk_64"/>
                <w:id w:val="2043084493"/>
              </w:sdtPr>
              <w:sdtContent>
                <w:r w:rsidRPr="003F159B">
                  <w:rPr>
                    <w:rFonts w:ascii="Cambria Math" w:eastAsia="Arial Unicode MS" w:hAnsi="Cambria Math" w:cs="Cambria Math"/>
                    <w:color w:val="A6A6A6"/>
                    <w:sz w:val="24"/>
                    <w:szCs w:val="24"/>
                  </w:rPr>
                  <w:t>◯</w:t>
                </w:r>
              </w:sdtContent>
            </w:sdt>
          </w:p>
        </w:tc>
      </w:tr>
      <w:tr w:rsidR="00E50534" w14:paraId="277C7307" w14:textId="77777777" w:rsidTr="00E50534">
        <w:trPr>
          <w:trHeight w:val="24"/>
          <w:jc w:val="center"/>
        </w:trPr>
        <w:tc>
          <w:tcPr>
            <w:tcW w:w="1560" w:type="dxa"/>
          </w:tcPr>
          <w:p w14:paraId="62A77A07" w14:textId="1B31A407" w:rsidR="00E50534" w:rsidRDefault="00E50534" w:rsidP="00E50534">
            <w:pPr>
              <w:jc w:val="both"/>
              <w:rPr>
                <w:rFonts w:ascii="Times New Roman" w:eastAsia="Times New Roman" w:hAnsi="Times New Roman" w:cs="Times New Roman"/>
                <w:sz w:val="20"/>
                <w:szCs w:val="20"/>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8120" w:type="dxa"/>
            <w:gridSpan w:val="7"/>
          </w:tcPr>
          <w:p w14:paraId="59533A54" w14:textId="024147F7" w:rsidR="00542CA6" w:rsidRPr="00542CA6" w:rsidRDefault="00542CA6" w:rsidP="00542CA6">
            <w:pPr>
              <w:spacing w:line="240" w:lineRule="auto"/>
              <w:jc w:val="both"/>
              <w:rPr>
                <w:rFonts w:ascii="Times New Roman" w:hAnsi="Times New Roman" w:cs="Times New Roman"/>
                <w:sz w:val="24"/>
                <w:szCs w:val="24"/>
                <w:lang w:val="en-US"/>
              </w:rPr>
            </w:pPr>
            <w:r w:rsidRPr="00542CA6">
              <w:rPr>
                <w:rFonts w:ascii="Times New Roman" w:hAnsi="Times New Roman" w:cs="Times New Roman"/>
                <w:sz w:val="24"/>
                <w:szCs w:val="24"/>
                <w:lang w:val="en-US"/>
              </w:rPr>
              <w:t xml:space="preserve">These questions allow us to quantify </w:t>
            </w:r>
            <w:r w:rsidR="008B40D3" w:rsidRPr="008B40D3">
              <w:rPr>
                <w:rFonts w:ascii="Times New Roman" w:hAnsi="Times New Roman" w:cs="Times New Roman"/>
                <w:b/>
                <w:bCs/>
                <w:sz w:val="24"/>
                <w:szCs w:val="24"/>
                <w:lang w:val="en-US"/>
              </w:rPr>
              <w:t>social capital</w:t>
            </w:r>
            <w:r w:rsidR="008B40D3">
              <w:rPr>
                <w:rFonts w:ascii="Times New Roman" w:hAnsi="Times New Roman" w:cs="Times New Roman"/>
                <w:b/>
                <w:bCs/>
                <w:sz w:val="24"/>
                <w:szCs w:val="24"/>
                <w:lang w:val="en-US"/>
              </w:rPr>
              <w:t xml:space="preserve"> </w:t>
            </w:r>
            <w:r w:rsidR="008B40D3" w:rsidRPr="00EC1291">
              <w:rPr>
                <w:rFonts w:ascii="Times New Roman" w:hAnsi="Times New Roman" w:cs="Times New Roman"/>
                <w:b/>
                <w:bCs/>
                <w:sz w:val="24"/>
                <w:szCs w:val="24"/>
                <w:lang w:val="en-US"/>
              </w:rPr>
              <w:t>(Q</w:t>
            </w:r>
            <w:r w:rsidR="00EC1291" w:rsidRPr="00EC1291">
              <w:rPr>
                <w:rFonts w:ascii="Times New Roman" w:hAnsi="Times New Roman" w:cs="Times New Roman"/>
                <w:b/>
                <w:bCs/>
                <w:sz w:val="24"/>
                <w:szCs w:val="24"/>
                <w:lang w:val="en-US"/>
              </w:rPr>
              <w:t>1</w:t>
            </w:r>
            <w:r w:rsidR="007616D2">
              <w:rPr>
                <w:rFonts w:ascii="Times New Roman" w:hAnsi="Times New Roman" w:cs="Times New Roman" w:hint="eastAsia"/>
                <w:b/>
                <w:bCs/>
                <w:sz w:val="24"/>
                <w:szCs w:val="24"/>
                <w:lang w:val="en-US"/>
              </w:rPr>
              <w:t>8</w:t>
            </w:r>
            <w:r w:rsidR="00EC1291" w:rsidRPr="00EC1291">
              <w:rPr>
                <w:rFonts w:ascii="Times New Roman" w:hAnsi="Times New Roman" w:cs="Times New Roman"/>
                <w:b/>
                <w:bCs/>
                <w:sz w:val="24"/>
                <w:szCs w:val="24"/>
                <w:lang w:val="en-US"/>
              </w:rPr>
              <w:t>-1 to Q1</w:t>
            </w:r>
            <w:r w:rsidR="007616D2">
              <w:rPr>
                <w:rFonts w:ascii="Times New Roman" w:hAnsi="Times New Roman" w:cs="Times New Roman" w:hint="eastAsia"/>
                <w:b/>
                <w:bCs/>
                <w:sz w:val="24"/>
                <w:szCs w:val="24"/>
                <w:lang w:val="en-US"/>
              </w:rPr>
              <w:t>8</w:t>
            </w:r>
            <w:r w:rsidR="00EC1291" w:rsidRPr="00EC1291">
              <w:rPr>
                <w:rFonts w:ascii="Times New Roman" w:hAnsi="Times New Roman" w:cs="Times New Roman"/>
                <w:b/>
                <w:bCs/>
                <w:sz w:val="24"/>
                <w:szCs w:val="24"/>
                <w:lang w:val="en-US"/>
              </w:rPr>
              <w:t>-6</w:t>
            </w:r>
            <w:r w:rsidR="008B40D3" w:rsidRPr="00EC1291">
              <w:rPr>
                <w:rFonts w:ascii="Times New Roman" w:hAnsi="Times New Roman" w:cs="Times New Roman"/>
                <w:b/>
                <w:bCs/>
                <w:sz w:val="24"/>
                <w:szCs w:val="24"/>
                <w:lang w:val="en-US"/>
              </w:rPr>
              <w:t>)</w:t>
            </w:r>
            <w:r w:rsidR="00EC1291">
              <w:rPr>
                <w:rFonts w:ascii="Times New Roman" w:hAnsi="Times New Roman" w:cs="Times New Roman"/>
                <w:sz w:val="24"/>
                <w:szCs w:val="24"/>
                <w:lang w:val="en-US"/>
              </w:rPr>
              <w:t xml:space="preserve"> </w:t>
            </w:r>
            <w:r w:rsidR="008B40D3">
              <w:rPr>
                <w:rFonts w:ascii="Times New Roman" w:hAnsi="Times New Roman" w:cs="Times New Roman"/>
                <w:sz w:val="24"/>
                <w:szCs w:val="24"/>
                <w:lang w:val="en-US"/>
              </w:rPr>
              <w:t xml:space="preserve">and </w:t>
            </w:r>
            <w:r w:rsidRPr="00D160F1">
              <w:rPr>
                <w:rFonts w:ascii="Times New Roman" w:hAnsi="Times New Roman" w:cs="Times New Roman"/>
                <w:b/>
                <w:bCs/>
                <w:sz w:val="24"/>
                <w:szCs w:val="24"/>
                <w:lang w:val="en-US"/>
              </w:rPr>
              <w:t>place attachment</w:t>
            </w:r>
            <w:r w:rsidR="00D160F1" w:rsidRPr="00D160F1">
              <w:rPr>
                <w:rFonts w:ascii="Times New Roman" w:hAnsi="Times New Roman" w:cs="Times New Roman"/>
                <w:b/>
                <w:bCs/>
                <w:sz w:val="24"/>
                <w:szCs w:val="24"/>
                <w:lang w:val="en-US"/>
              </w:rPr>
              <w:t xml:space="preserve"> </w:t>
            </w:r>
            <w:r w:rsidR="00EC1291">
              <w:rPr>
                <w:rFonts w:ascii="Times New Roman" w:hAnsi="Times New Roman" w:cs="Times New Roman"/>
                <w:b/>
                <w:bCs/>
                <w:sz w:val="24"/>
                <w:szCs w:val="24"/>
                <w:lang w:val="en-US"/>
              </w:rPr>
              <w:t>(Q1</w:t>
            </w:r>
            <w:r w:rsidR="007616D2">
              <w:rPr>
                <w:rFonts w:ascii="Times New Roman" w:hAnsi="Times New Roman" w:cs="Times New Roman" w:hint="eastAsia"/>
                <w:b/>
                <w:bCs/>
                <w:sz w:val="24"/>
                <w:szCs w:val="24"/>
                <w:lang w:val="en-US"/>
              </w:rPr>
              <w:t>8</w:t>
            </w:r>
            <w:r w:rsidR="00EC1291">
              <w:rPr>
                <w:rFonts w:ascii="Times New Roman" w:hAnsi="Times New Roman" w:cs="Times New Roman"/>
                <w:b/>
                <w:bCs/>
                <w:sz w:val="24"/>
                <w:szCs w:val="24"/>
                <w:lang w:val="en-US"/>
              </w:rPr>
              <w:t>-7 to Q1</w:t>
            </w:r>
            <w:r w:rsidR="007616D2">
              <w:rPr>
                <w:rFonts w:ascii="Times New Roman" w:hAnsi="Times New Roman" w:cs="Times New Roman" w:hint="eastAsia"/>
                <w:b/>
                <w:bCs/>
                <w:sz w:val="24"/>
                <w:szCs w:val="24"/>
                <w:lang w:val="en-US"/>
              </w:rPr>
              <w:t>8</w:t>
            </w:r>
            <w:r w:rsidR="00EC1291">
              <w:rPr>
                <w:rFonts w:ascii="Times New Roman" w:hAnsi="Times New Roman" w:cs="Times New Roman"/>
                <w:b/>
                <w:bCs/>
                <w:sz w:val="24"/>
                <w:szCs w:val="24"/>
                <w:lang w:val="en-US"/>
              </w:rPr>
              <w:t>-1</w:t>
            </w:r>
            <w:r w:rsidR="007616D2">
              <w:rPr>
                <w:rFonts w:ascii="Times New Roman" w:hAnsi="Times New Roman" w:cs="Times New Roman" w:hint="eastAsia"/>
                <w:b/>
                <w:bCs/>
                <w:sz w:val="24"/>
                <w:szCs w:val="24"/>
                <w:lang w:val="en-US"/>
              </w:rPr>
              <w:t>5</w:t>
            </w:r>
            <w:r w:rsidR="00EC1291">
              <w:rPr>
                <w:rFonts w:ascii="Times New Roman" w:hAnsi="Times New Roman" w:cs="Times New Roman"/>
                <w:b/>
                <w:bCs/>
                <w:sz w:val="24"/>
                <w:szCs w:val="24"/>
                <w:lang w:val="en-US"/>
              </w:rPr>
              <w:t xml:space="preserve">) </w:t>
            </w:r>
            <w:r w:rsidR="00D160F1">
              <w:rPr>
                <w:rFonts w:ascii="Times New Roman" w:hAnsi="Times New Roman" w:cs="Times New Roman"/>
                <w:sz w:val="24"/>
                <w:szCs w:val="24"/>
                <w:lang w:val="en-US"/>
              </w:rPr>
              <w:t xml:space="preserve">of </w:t>
            </w:r>
            <w:r w:rsidR="00D160F1" w:rsidRPr="00542CA6">
              <w:rPr>
                <w:rFonts w:ascii="Times New Roman" w:hAnsi="Times New Roman" w:cs="Times New Roman"/>
                <w:sz w:val="24"/>
                <w:szCs w:val="24"/>
                <w:lang w:val="en-US"/>
              </w:rPr>
              <w:t>household</w:t>
            </w:r>
            <w:r w:rsidR="00D160F1">
              <w:rPr>
                <w:rFonts w:ascii="Times New Roman" w:hAnsi="Times New Roman" w:cs="Times New Roman"/>
                <w:sz w:val="24"/>
                <w:szCs w:val="24"/>
                <w:lang w:val="en-US"/>
              </w:rPr>
              <w:t>s</w:t>
            </w:r>
            <w:r w:rsidRPr="00542CA6">
              <w:rPr>
                <w:rFonts w:ascii="Times New Roman" w:hAnsi="Times New Roman" w:cs="Times New Roman"/>
                <w:sz w:val="24"/>
                <w:szCs w:val="24"/>
                <w:lang w:val="en-US"/>
              </w:rPr>
              <w:t>. Each response, ranging from "strongly disagree" to "strongly agree," will be assigned a score from 0.2 to 1, with an average score calculated for each respondent.</w:t>
            </w:r>
          </w:p>
          <w:p w14:paraId="68F18713" w14:textId="77777777" w:rsidR="00542CA6" w:rsidRPr="00542CA6" w:rsidRDefault="00542CA6" w:rsidP="00542CA6">
            <w:pPr>
              <w:spacing w:line="240" w:lineRule="auto"/>
              <w:jc w:val="both"/>
              <w:rPr>
                <w:rFonts w:ascii="Times New Roman" w:hAnsi="Times New Roman" w:cs="Times New Roman"/>
                <w:sz w:val="24"/>
                <w:szCs w:val="24"/>
                <w:lang w:val="en-US"/>
              </w:rPr>
            </w:pPr>
          </w:p>
          <w:p w14:paraId="71801554" w14:textId="5948C0BD" w:rsidR="007A3508" w:rsidRDefault="00542CA6" w:rsidP="00542CA6">
            <w:pPr>
              <w:spacing w:line="240" w:lineRule="auto"/>
              <w:jc w:val="both"/>
              <w:rPr>
                <w:rFonts w:ascii="Times New Roman" w:hAnsi="Times New Roman" w:cs="Times New Roman"/>
                <w:sz w:val="24"/>
                <w:szCs w:val="24"/>
                <w:lang w:val="en-US"/>
              </w:rPr>
            </w:pPr>
            <w:r w:rsidRPr="00542CA6">
              <w:rPr>
                <w:rFonts w:ascii="Times New Roman" w:hAnsi="Times New Roman" w:cs="Times New Roman"/>
                <w:sz w:val="24"/>
                <w:szCs w:val="24"/>
                <w:lang w:val="en-US"/>
              </w:rPr>
              <w:t xml:space="preserve">Assuming the data follows </w:t>
            </w:r>
            <w:proofErr w:type="gramStart"/>
            <w:r w:rsidRPr="00542CA6">
              <w:rPr>
                <w:rFonts w:ascii="Times New Roman" w:hAnsi="Times New Roman" w:cs="Times New Roman"/>
                <w:sz w:val="24"/>
                <w:szCs w:val="24"/>
                <w:lang w:val="en-US"/>
              </w:rPr>
              <w:t>a Beta</w:t>
            </w:r>
            <w:proofErr w:type="gramEnd"/>
            <w:r w:rsidRPr="00542CA6">
              <w:rPr>
                <w:rFonts w:ascii="Times New Roman" w:hAnsi="Times New Roman" w:cs="Times New Roman"/>
                <w:sz w:val="24"/>
                <w:szCs w:val="24"/>
                <w:lang w:val="en-US"/>
              </w:rPr>
              <w:t xml:space="preserve"> distribution, we will fit a statistical model to estimate the two parameters of the Beta distribution. This calibration will be performed using either the method of moments or maximum likelihood estimation (MLE) for modeling purposes.</w:t>
            </w:r>
            <w:r w:rsidR="007A3508">
              <w:rPr>
                <w:rFonts w:ascii="Times New Roman" w:hAnsi="Times New Roman" w:cs="Times New Roman" w:hint="eastAsia"/>
                <w:sz w:val="24"/>
                <w:szCs w:val="24"/>
                <w:lang w:val="en-US"/>
              </w:rPr>
              <w:t xml:space="preserve"> </w:t>
            </w:r>
            <w:r w:rsidR="00F25BD3">
              <w:rPr>
                <w:rFonts w:ascii="Times New Roman" w:hAnsi="Times New Roman" w:cs="Times New Roman"/>
                <w:sz w:val="24"/>
                <w:szCs w:val="24"/>
                <w:lang w:val="en-US"/>
              </w:rPr>
              <w:t xml:space="preserve">We can </w:t>
            </w:r>
            <w:r w:rsidR="00906AC8">
              <w:rPr>
                <w:rFonts w:ascii="Times New Roman" w:hAnsi="Times New Roman" w:cs="Times New Roman"/>
                <w:sz w:val="24"/>
                <w:szCs w:val="24"/>
                <w:lang w:val="en-US"/>
              </w:rPr>
              <w:t>generate</w:t>
            </w:r>
            <w:r w:rsidR="00F25BD3">
              <w:rPr>
                <w:rFonts w:ascii="Times New Roman" w:hAnsi="Times New Roman" w:cs="Times New Roman"/>
                <w:sz w:val="24"/>
                <w:szCs w:val="24"/>
                <w:lang w:val="en-US"/>
              </w:rPr>
              <w:t xml:space="preserve"> the input variable </w:t>
            </w:r>
            <w:r w:rsidR="00906AC8">
              <w:rPr>
                <w:rFonts w:ascii="Times New Roman" w:hAnsi="Times New Roman" w:cs="Times New Roman"/>
                <w:sz w:val="24"/>
                <w:szCs w:val="24"/>
                <w:lang w:val="en-US"/>
              </w:rPr>
              <w:t>from Beta distribution in the ABM.</w:t>
            </w:r>
          </w:p>
          <w:p w14:paraId="2975CE6A" w14:textId="6640F78D" w:rsidR="00542CA6" w:rsidRPr="00BF6DBC" w:rsidRDefault="000A6420" w:rsidP="00542CA6">
            <w:pPr>
              <w:spacing w:line="240" w:lineRule="auto"/>
              <w:jc w:val="both"/>
              <w:rPr>
                <w:rFonts w:ascii="Times New Roman" w:hAnsi="Times New Roman" w:cs="Times New Roman"/>
                <w:sz w:val="24"/>
                <w:szCs w:val="24"/>
                <w:lang w:val="en-US"/>
              </w:rPr>
            </w:pPr>
            <w:r w:rsidRPr="000A6420">
              <w:rPr>
                <w:rFonts w:ascii="Times New Roman" w:hAnsi="Times New Roman" w:cs="Times New Roman"/>
                <w:noProof/>
                <w:sz w:val="24"/>
                <w:szCs w:val="24"/>
                <w:lang w:val="en-US"/>
              </w:rPr>
              <w:lastRenderedPageBreak/>
              <w:drawing>
                <wp:inline distT="0" distB="0" distL="0" distR="0" wp14:anchorId="6565B755" wp14:editId="0A37334A">
                  <wp:extent cx="5029200" cy="118808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9200" cy="1188085"/>
                          </a:xfrm>
                          <a:prstGeom prst="rect">
                            <a:avLst/>
                          </a:prstGeom>
                        </pic:spPr>
                      </pic:pic>
                    </a:graphicData>
                  </a:graphic>
                </wp:inline>
              </w:drawing>
            </w:r>
          </w:p>
        </w:tc>
      </w:tr>
    </w:tbl>
    <w:p w14:paraId="18F92988" w14:textId="77777777" w:rsidR="001F1AE2" w:rsidRDefault="001F1AE2">
      <w:pPr>
        <w:spacing w:line="240" w:lineRule="auto"/>
        <w:jc w:val="both"/>
        <w:rPr>
          <w:rFonts w:ascii="Times New Roman" w:eastAsia="Times New Roman" w:hAnsi="Times New Roman" w:cs="Times New Roman"/>
        </w:rPr>
      </w:pPr>
    </w:p>
    <w:p w14:paraId="18F92989" w14:textId="77777777" w:rsidR="001F1AE2" w:rsidRDefault="003E2E81">
      <w:pPr>
        <w:numPr>
          <w:ilvl w:val="0"/>
          <w:numId w:val="1"/>
        </w:numPr>
        <w:pBdr>
          <w:top w:val="nil"/>
          <w:left w:val="nil"/>
          <w:bottom w:val="nil"/>
          <w:right w:val="nil"/>
          <w:between w:val="nil"/>
        </w:pBdr>
        <w:spacing w:line="240" w:lineRule="auto"/>
        <w:rPr>
          <w:rFonts w:ascii="Times New Roman" w:eastAsia="Times New Roman" w:hAnsi="Times New Roman" w:cs="Times New Roman"/>
          <w:b/>
          <w:color w:val="C0504D"/>
          <w:sz w:val="28"/>
          <w:szCs w:val="28"/>
        </w:rPr>
      </w:pPr>
      <w:r>
        <w:rPr>
          <w:rFonts w:ascii="Times New Roman" w:eastAsia="Times New Roman" w:hAnsi="Times New Roman" w:cs="Times New Roman"/>
          <w:b/>
          <w:color w:val="C0504D"/>
          <w:sz w:val="28"/>
          <w:szCs w:val="28"/>
        </w:rPr>
        <w:t>Flood Perception of Residency</w:t>
      </w:r>
    </w:p>
    <w:p w14:paraId="18F9298A" w14:textId="77777777" w:rsidR="001F1AE2" w:rsidRDefault="003E2E81" w:rsidP="0D28EAE2">
      <w:pPr>
        <w:spacing w:line="240" w:lineRule="auto"/>
        <w:jc w:val="both"/>
        <w:rPr>
          <w:rFonts w:ascii="Times New Roman" w:eastAsia="Times New Roman" w:hAnsi="Times New Roman" w:cs="Times New Roman"/>
          <w:b/>
          <w:bCs/>
          <w:color w:val="00B0F0"/>
          <w:sz w:val="24"/>
          <w:szCs w:val="24"/>
          <w:lang w:val="en-US"/>
        </w:rPr>
      </w:pPr>
      <w:r w:rsidRPr="0D28EAE2">
        <w:rPr>
          <w:rFonts w:ascii="Times New Roman" w:eastAsia="Times New Roman" w:hAnsi="Times New Roman" w:cs="Times New Roman"/>
          <w:b/>
          <w:bCs/>
          <w:color w:val="00B0F0"/>
          <w:sz w:val="24"/>
          <w:szCs w:val="24"/>
          <w:lang w:val="en-US"/>
        </w:rPr>
        <w:t>Part V.  Threat Perception</w:t>
      </w:r>
    </w:p>
    <w:tbl>
      <w:tblPr>
        <w:tblW w:w="9458" w:type="dxa"/>
        <w:tblLayout w:type="fixed"/>
        <w:tblCellMar>
          <w:top w:w="100" w:type="dxa"/>
          <w:left w:w="100" w:type="dxa"/>
          <w:bottom w:w="100" w:type="dxa"/>
          <w:right w:w="100" w:type="dxa"/>
        </w:tblCellMar>
        <w:tblLook w:val="0600" w:firstRow="0" w:lastRow="0" w:firstColumn="0" w:lastColumn="0" w:noHBand="1" w:noVBand="1"/>
      </w:tblPr>
      <w:tblGrid>
        <w:gridCol w:w="1620"/>
        <w:gridCol w:w="81"/>
        <w:gridCol w:w="2835"/>
        <w:gridCol w:w="993"/>
        <w:gridCol w:w="1134"/>
        <w:gridCol w:w="992"/>
        <w:gridCol w:w="811"/>
        <w:gridCol w:w="992"/>
      </w:tblGrid>
      <w:tr w:rsidR="001F1AE2" w14:paraId="18F9298F" w14:textId="77777777" w:rsidTr="0D28EAE2">
        <w:trPr>
          <w:trHeight w:val="474"/>
        </w:trPr>
        <w:tc>
          <w:tcPr>
            <w:tcW w:w="1620" w:type="dxa"/>
            <w:shd w:val="clear" w:color="auto" w:fill="auto"/>
            <w:tcMar>
              <w:top w:w="100" w:type="dxa"/>
              <w:left w:w="100" w:type="dxa"/>
              <w:bottom w:w="100" w:type="dxa"/>
              <w:right w:w="100" w:type="dxa"/>
            </w:tcMar>
            <w:vAlign w:val="center"/>
          </w:tcPr>
          <w:p w14:paraId="40AC515F" w14:textId="1E3F541A" w:rsidR="001F1AE2" w:rsidRDefault="003E2E81" w:rsidP="00CE4E88">
            <w:pPr>
              <w:spacing w:line="240" w:lineRule="auto"/>
              <w:jc w:val="center"/>
              <w:rPr>
                <w:rFonts w:ascii="Times New Roman" w:eastAsia="Times New Roman" w:hAnsi="Times New Roman" w:cs="Times New Roman"/>
                <w:b/>
                <w:sz w:val="24"/>
                <w:szCs w:val="24"/>
                <w:highlight w:val="cyan"/>
              </w:rPr>
            </w:pPr>
            <w:r w:rsidRPr="001477E8">
              <w:rPr>
                <w:rFonts w:ascii="Times New Roman" w:eastAsia="Times New Roman" w:hAnsi="Times New Roman" w:cs="Times New Roman"/>
                <w:b/>
                <w:sz w:val="24"/>
                <w:szCs w:val="24"/>
                <w:highlight w:val="cyan"/>
              </w:rPr>
              <w:t xml:space="preserve">Question </w:t>
            </w:r>
            <w:r w:rsidR="007616D2" w:rsidRPr="007616D2">
              <w:rPr>
                <w:rFonts w:ascii="Times New Roman" w:hAnsi="Times New Roman" w:cs="Times New Roman"/>
                <w:b/>
                <w:sz w:val="24"/>
                <w:szCs w:val="24"/>
                <w:highlight w:val="cyan"/>
              </w:rPr>
              <w:t>19</w:t>
            </w:r>
            <w:r w:rsidRPr="007616D2">
              <w:rPr>
                <w:rFonts w:ascii="Times New Roman" w:eastAsia="Times New Roman" w:hAnsi="Times New Roman" w:cs="Times New Roman"/>
                <w:b/>
                <w:sz w:val="24"/>
                <w:szCs w:val="24"/>
                <w:highlight w:val="cyan"/>
              </w:rPr>
              <w:t>.</w:t>
            </w:r>
          </w:p>
          <w:p w14:paraId="18F9298B" w14:textId="2EB49FC8" w:rsidR="00CE4E88" w:rsidRPr="00CE4E88" w:rsidRDefault="00CE4E88" w:rsidP="00CE4E88">
            <w:pPr>
              <w:spacing w:line="240" w:lineRule="auto"/>
              <w:jc w:val="center"/>
              <w:rPr>
                <w:rFonts w:ascii="Times New Roman" w:hAnsi="Times New Roman" w:cs="Times New Roman"/>
                <w:b/>
                <w:sz w:val="24"/>
                <w:szCs w:val="24"/>
                <w:highlight w:val="cyan"/>
              </w:rPr>
            </w:pPr>
            <w:r>
              <w:rPr>
                <w:rFonts w:ascii="Times New Roman" w:hAnsi="Times New Roman" w:cs="Times New Roman"/>
                <w:b/>
                <w:sz w:val="24"/>
                <w:szCs w:val="24"/>
                <w:highlight w:val="cyan"/>
              </w:rPr>
              <w:t>(</w:t>
            </w:r>
            <w:r>
              <w:rPr>
                <w:rFonts w:ascii="Times New Roman" w:hAnsi="Times New Roman" w:cs="Times New Roman" w:hint="eastAsia"/>
                <w:b/>
                <w:sz w:val="24"/>
                <w:szCs w:val="24"/>
                <w:highlight w:val="cyan"/>
              </w:rPr>
              <w:t>F</w:t>
            </w:r>
            <w:r>
              <w:rPr>
                <w:rFonts w:ascii="Times New Roman" w:hAnsi="Times New Roman" w:cs="Times New Roman"/>
                <w:b/>
                <w:sz w:val="24"/>
                <w:szCs w:val="24"/>
                <w:highlight w:val="cyan"/>
              </w:rPr>
              <w:t>or ABM)</w:t>
            </w:r>
          </w:p>
        </w:tc>
        <w:tc>
          <w:tcPr>
            <w:tcW w:w="7838" w:type="dxa"/>
            <w:gridSpan w:val="7"/>
            <w:shd w:val="clear" w:color="auto" w:fill="auto"/>
            <w:tcMar>
              <w:top w:w="0" w:type="dxa"/>
              <w:left w:w="100" w:type="dxa"/>
              <w:bottom w:w="0" w:type="dxa"/>
              <w:right w:w="100" w:type="dxa"/>
            </w:tcMar>
          </w:tcPr>
          <w:p w14:paraId="18F9298C" w14:textId="77777777" w:rsidR="001F1AE2" w:rsidRDefault="001F1AE2">
            <w:pPr>
              <w:spacing w:line="240" w:lineRule="auto"/>
              <w:rPr>
                <w:rFonts w:ascii="Times New Roman" w:eastAsia="Times New Roman" w:hAnsi="Times New Roman" w:cs="Times New Roman"/>
                <w:b/>
                <w:sz w:val="24"/>
                <w:szCs w:val="24"/>
              </w:rPr>
            </w:pPr>
          </w:p>
          <w:p w14:paraId="18F9298D" w14:textId="77777777" w:rsidR="001F1AE2" w:rsidRDefault="003E2E8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following questions are about your </w:t>
            </w:r>
            <w:r>
              <w:rPr>
                <w:rFonts w:ascii="Times New Roman" w:eastAsia="Times New Roman" w:hAnsi="Times New Roman" w:cs="Times New Roman"/>
                <w:b/>
                <w:sz w:val="24"/>
                <w:szCs w:val="24"/>
                <w:u w:val="single"/>
              </w:rPr>
              <w:t>feelings and perspective on flood impact</w:t>
            </w:r>
            <w:r>
              <w:rPr>
                <w:rFonts w:ascii="Times New Roman" w:eastAsia="Times New Roman" w:hAnsi="Times New Roman" w:cs="Times New Roman"/>
                <w:b/>
                <w:sz w:val="24"/>
                <w:szCs w:val="24"/>
              </w:rPr>
              <w:t>.</w:t>
            </w:r>
          </w:p>
          <w:p w14:paraId="18F9298E" w14:textId="77777777" w:rsidR="001F1AE2" w:rsidRDefault="003E2E8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Please answer how well you agree with the following statements.</w:t>
            </w:r>
          </w:p>
        </w:tc>
      </w:tr>
      <w:tr w:rsidR="001F1AE2" w14:paraId="18F92996" w14:textId="77777777" w:rsidTr="0D28EAE2">
        <w:trPr>
          <w:trHeight w:val="24"/>
        </w:trPr>
        <w:tc>
          <w:tcPr>
            <w:tcW w:w="4536" w:type="dxa"/>
            <w:gridSpan w:val="3"/>
            <w:shd w:val="clear" w:color="auto" w:fill="auto"/>
            <w:tcMar>
              <w:top w:w="100" w:type="dxa"/>
              <w:left w:w="100" w:type="dxa"/>
              <w:bottom w:w="100" w:type="dxa"/>
              <w:right w:w="100" w:type="dxa"/>
            </w:tcMar>
          </w:tcPr>
          <w:p w14:paraId="18F92990" w14:textId="77777777" w:rsidR="001F1AE2" w:rsidRDefault="001F1AE2">
            <w:pPr>
              <w:spacing w:line="240" w:lineRule="auto"/>
              <w:rPr>
                <w:rFonts w:ascii="Times New Roman" w:eastAsia="Times New Roman" w:hAnsi="Times New Roman" w:cs="Times New Roman"/>
                <w:sz w:val="24"/>
                <w:szCs w:val="24"/>
                <w:highlight w:val="white"/>
              </w:rPr>
            </w:pPr>
            <w:bookmarkStart w:id="9" w:name="_heading=h.2s8eyo1" w:colFirst="0" w:colLast="0"/>
            <w:bookmarkEnd w:id="9"/>
          </w:p>
        </w:tc>
        <w:tc>
          <w:tcPr>
            <w:tcW w:w="993" w:type="dxa"/>
            <w:shd w:val="clear" w:color="auto" w:fill="auto"/>
            <w:tcMar>
              <w:top w:w="0" w:type="dxa"/>
              <w:left w:w="100" w:type="dxa"/>
              <w:bottom w:w="0" w:type="dxa"/>
              <w:right w:w="100" w:type="dxa"/>
            </w:tcMar>
            <w:vAlign w:val="center"/>
          </w:tcPr>
          <w:p w14:paraId="18F92991"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Strongly disagree</w:t>
            </w:r>
          </w:p>
        </w:tc>
        <w:tc>
          <w:tcPr>
            <w:tcW w:w="1134" w:type="dxa"/>
            <w:shd w:val="clear" w:color="auto" w:fill="auto"/>
            <w:vAlign w:val="center"/>
          </w:tcPr>
          <w:p w14:paraId="18F92992" w14:textId="77777777" w:rsidR="001F1AE2" w:rsidRDefault="003E2E81">
            <w:pPr>
              <w:spacing w:line="240" w:lineRule="auto"/>
              <w:ind w:right="123"/>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Disagree</w:t>
            </w:r>
          </w:p>
        </w:tc>
        <w:tc>
          <w:tcPr>
            <w:tcW w:w="992" w:type="dxa"/>
            <w:shd w:val="clear" w:color="auto" w:fill="auto"/>
            <w:vAlign w:val="center"/>
          </w:tcPr>
          <w:p w14:paraId="18F92993"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Neutral</w:t>
            </w:r>
          </w:p>
        </w:tc>
        <w:tc>
          <w:tcPr>
            <w:tcW w:w="811" w:type="dxa"/>
            <w:shd w:val="clear" w:color="auto" w:fill="auto"/>
            <w:vAlign w:val="center"/>
          </w:tcPr>
          <w:p w14:paraId="18F92994"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Agree</w:t>
            </w:r>
          </w:p>
        </w:tc>
        <w:tc>
          <w:tcPr>
            <w:tcW w:w="992" w:type="dxa"/>
            <w:shd w:val="clear" w:color="auto" w:fill="auto"/>
            <w:vAlign w:val="center"/>
          </w:tcPr>
          <w:p w14:paraId="18F92995"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Strongly agree</w:t>
            </w:r>
          </w:p>
        </w:tc>
      </w:tr>
      <w:tr w:rsidR="007E2CEC" w14:paraId="18F9299D" w14:textId="77777777" w:rsidTr="0D28EAE2">
        <w:trPr>
          <w:trHeight w:val="24"/>
        </w:trPr>
        <w:tc>
          <w:tcPr>
            <w:tcW w:w="4536" w:type="dxa"/>
            <w:gridSpan w:val="3"/>
            <w:shd w:val="clear" w:color="auto" w:fill="auto"/>
            <w:tcMar>
              <w:top w:w="100" w:type="dxa"/>
              <w:left w:w="100" w:type="dxa"/>
              <w:bottom w:w="100" w:type="dxa"/>
              <w:right w:w="100" w:type="dxa"/>
            </w:tcMar>
          </w:tcPr>
          <w:p w14:paraId="18F92997" w14:textId="3A5857EE" w:rsidR="007E2CEC" w:rsidRDefault="007E2CEC" w:rsidP="007E2CEC">
            <w:pPr>
              <w:spacing w:line="240" w:lineRule="auto"/>
              <w:rPr>
                <w:rFonts w:ascii="Times New Roman" w:eastAsia="Times New Roman" w:hAnsi="Times New Roman" w:cs="Times New Roman"/>
                <w:sz w:val="20"/>
                <w:szCs w:val="20"/>
              </w:rPr>
            </w:pPr>
            <w:r w:rsidRPr="00DE3510">
              <w:rPr>
                <w:rFonts w:ascii="Times New Roman" w:eastAsia="Times New Roman" w:hAnsi="Times New Roman" w:cs="Times New Roman"/>
                <w:sz w:val="20"/>
                <w:szCs w:val="20"/>
              </w:rPr>
              <w:t>1. I believe floods pose a significant personal and financial risk to me, including potential damage to my property.</w:t>
            </w:r>
          </w:p>
        </w:tc>
        <w:tc>
          <w:tcPr>
            <w:tcW w:w="993" w:type="dxa"/>
            <w:shd w:val="clear" w:color="auto" w:fill="auto"/>
            <w:tcMar>
              <w:top w:w="0" w:type="dxa"/>
              <w:left w:w="100" w:type="dxa"/>
              <w:bottom w:w="0" w:type="dxa"/>
              <w:right w:w="100" w:type="dxa"/>
            </w:tcMar>
            <w:vAlign w:val="center"/>
          </w:tcPr>
          <w:p w14:paraId="18F92998" w14:textId="1D6C5B3A"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65"/>
                <w:id w:val="1703976562"/>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99" w14:textId="2131C34B" w:rsidR="007E2CEC" w:rsidRDefault="007E2CEC" w:rsidP="007E2CEC">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66"/>
                <w:id w:val="-388190226"/>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9A" w14:textId="4FCDB8F7"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67"/>
                <w:id w:val="-1410988130"/>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9B" w14:textId="36AD39B8"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68"/>
                <w:id w:val="2026743489"/>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9C" w14:textId="4D7CD035"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69"/>
                <w:id w:val="-1879307464"/>
              </w:sdtPr>
              <w:sdtContent>
                <w:r w:rsidRPr="003F159B">
                  <w:rPr>
                    <w:rFonts w:ascii="Cambria Math" w:eastAsia="Arial Unicode MS" w:hAnsi="Cambria Math" w:cs="Cambria Math"/>
                    <w:color w:val="A6A6A6"/>
                    <w:sz w:val="24"/>
                    <w:szCs w:val="24"/>
                  </w:rPr>
                  <w:t>◯</w:t>
                </w:r>
              </w:sdtContent>
            </w:sdt>
          </w:p>
        </w:tc>
      </w:tr>
      <w:tr w:rsidR="007E2CEC" w14:paraId="18F929A4" w14:textId="77777777" w:rsidTr="0D28EAE2">
        <w:trPr>
          <w:trHeight w:val="387"/>
        </w:trPr>
        <w:tc>
          <w:tcPr>
            <w:tcW w:w="4536" w:type="dxa"/>
            <w:gridSpan w:val="3"/>
            <w:shd w:val="clear" w:color="auto" w:fill="auto"/>
            <w:tcMar>
              <w:top w:w="100" w:type="dxa"/>
              <w:left w:w="100" w:type="dxa"/>
              <w:bottom w:w="100" w:type="dxa"/>
              <w:right w:w="100" w:type="dxa"/>
            </w:tcMar>
          </w:tcPr>
          <w:p w14:paraId="18F9299E" w14:textId="355ACD5D" w:rsidR="007E2CEC" w:rsidRDefault="007E2CEC" w:rsidP="007E2CEC">
            <w:pPr>
              <w:rPr>
                <w:rFonts w:ascii="Times New Roman" w:eastAsia="Times New Roman" w:hAnsi="Times New Roman" w:cs="Times New Roman"/>
                <w:sz w:val="20"/>
                <w:szCs w:val="20"/>
              </w:rPr>
            </w:pPr>
            <w:r w:rsidRPr="001F3B6E">
              <w:rPr>
                <w:rFonts w:ascii="Times New Roman" w:eastAsia="Times New Roman" w:hAnsi="Times New Roman" w:cs="Times New Roman"/>
                <w:color w:val="000000"/>
                <w:sz w:val="20"/>
                <w:szCs w:val="20"/>
                <w:highlight w:val="yellow"/>
              </w:rPr>
              <w:t xml:space="preserve">2. </w:t>
            </w:r>
            <w:r w:rsidRPr="000C45AE">
              <w:rPr>
                <w:rFonts w:ascii="Times New Roman" w:eastAsia="Times New Roman" w:hAnsi="Times New Roman" w:cs="Times New Roman"/>
                <w:color w:val="000000"/>
                <w:sz w:val="20"/>
                <w:szCs w:val="20"/>
                <w:highlight w:val="yellow"/>
              </w:rPr>
              <w:t xml:space="preserve">I believe it is very likely that a flood event will </w:t>
            </w:r>
            <w:proofErr w:type="gramStart"/>
            <w:r w:rsidRPr="000C45AE">
              <w:rPr>
                <w:rFonts w:ascii="Times New Roman" w:eastAsia="Times New Roman" w:hAnsi="Times New Roman" w:cs="Times New Roman"/>
                <w:color w:val="000000"/>
                <w:sz w:val="20"/>
                <w:szCs w:val="20"/>
                <w:highlight w:val="yellow"/>
              </w:rPr>
              <w:t>impact</w:t>
            </w:r>
            <w:proofErr w:type="gramEnd"/>
            <w:r w:rsidRPr="000C45AE">
              <w:rPr>
                <w:rFonts w:ascii="Times New Roman" w:eastAsia="Times New Roman" w:hAnsi="Times New Roman" w:cs="Times New Roman"/>
                <w:color w:val="000000"/>
                <w:sz w:val="20"/>
                <w:szCs w:val="20"/>
                <w:highlight w:val="yellow"/>
              </w:rPr>
              <w:t xml:space="preserve"> my property </w:t>
            </w:r>
            <w:proofErr w:type="gramStart"/>
            <w:r w:rsidRPr="000C45AE">
              <w:rPr>
                <w:rFonts w:ascii="Times New Roman" w:eastAsia="Times New Roman" w:hAnsi="Times New Roman" w:cs="Times New Roman"/>
                <w:color w:val="000000"/>
                <w:sz w:val="20"/>
                <w:szCs w:val="20"/>
                <w:highlight w:val="yellow"/>
              </w:rPr>
              <w:t>in the near future</w:t>
            </w:r>
            <w:proofErr w:type="gramEnd"/>
            <w:r w:rsidRPr="000C45AE">
              <w:rPr>
                <w:rFonts w:ascii="Times New Roman" w:eastAsia="Times New Roman" w:hAnsi="Times New Roman" w:cs="Times New Roman"/>
                <w:color w:val="000000"/>
                <w:sz w:val="20"/>
                <w:szCs w:val="20"/>
                <w:highlight w:val="yellow"/>
              </w:rPr>
              <w:t>.</w:t>
            </w:r>
          </w:p>
        </w:tc>
        <w:tc>
          <w:tcPr>
            <w:tcW w:w="993" w:type="dxa"/>
            <w:shd w:val="clear" w:color="auto" w:fill="auto"/>
            <w:tcMar>
              <w:top w:w="0" w:type="dxa"/>
              <w:left w:w="100" w:type="dxa"/>
              <w:bottom w:w="0" w:type="dxa"/>
              <w:right w:w="100" w:type="dxa"/>
            </w:tcMar>
            <w:vAlign w:val="center"/>
          </w:tcPr>
          <w:p w14:paraId="18F9299F" w14:textId="4E56E5ED"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70"/>
                <w:id w:val="-1507970158"/>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A0" w14:textId="2E6B1865" w:rsidR="007E2CEC" w:rsidRDefault="007E2CEC" w:rsidP="007E2CEC">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71"/>
                <w:id w:val="-1376851685"/>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A1" w14:textId="044E306E"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72"/>
                <w:id w:val="617496584"/>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A2" w14:textId="34C49A84"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73"/>
                <w:id w:val="-1271859404"/>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A3" w14:textId="45D2BD40"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74"/>
                <w:id w:val="-360599120"/>
              </w:sdtPr>
              <w:sdtContent>
                <w:r w:rsidRPr="003F159B">
                  <w:rPr>
                    <w:rFonts w:ascii="Cambria Math" w:eastAsia="Arial Unicode MS" w:hAnsi="Cambria Math" w:cs="Cambria Math"/>
                    <w:color w:val="A6A6A6"/>
                    <w:sz w:val="24"/>
                    <w:szCs w:val="24"/>
                  </w:rPr>
                  <w:t>◯</w:t>
                </w:r>
              </w:sdtContent>
            </w:sdt>
          </w:p>
        </w:tc>
      </w:tr>
      <w:tr w:rsidR="007E2CEC" w14:paraId="18F929AB" w14:textId="77777777" w:rsidTr="0D28EAE2">
        <w:trPr>
          <w:trHeight w:val="495"/>
        </w:trPr>
        <w:tc>
          <w:tcPr>
            <w:tcW w:w="4536" w:type="dxa"/>
            <w:gridSpan w:val="3"/>
            <w:shd w:val="clear" w:color="auto" w:fill="auto"/>
            <w:tcMar>
              <w:top w:w="100" w:type="dxa"/>
              <w:left w:w="100" w:type="dxa"/>
              <w:bottom w:w="100" w:type="dxa"/>
              <w:right w:w="100" w:type="dxa"/>
            </w:tcMar>
          </w:tcPr>
          <w:p w14:paraId="18F929A5" w14:textId="2FC94F60" w:rsidR="007E2CEC" w:rsidRDefault="007E2CEC" w:rsidP="007E2CEC">
            <w:pPr>
              <w:rPr>
                <w:rFonts w:ascii="Times New Roman" w:eastAsia="Times New Roman" w:hAnsi="Times New Roman" w:cs="Times New Roman"/>
                <w:color w:val="000000"/>
                <w:sz w:val="20"/>
                <w:szCs w:val="20"/>
              </w:rPr>
            </w:pPr>
            <w:r w:rsidRPr="00DE3510">
              <w:rPr>
                <w:rFonts w:ascii="Times New Roman" w:eastAsia="Times New Roman" w:hAnsi="Times New Roman" w:cs="Times New Roman"/>
                <w:color w:val="000000"/>
                <w:sz w:val="20"/>
                <w:szCs w:val="20"/>
                <w:highlight w:val="yellow"/>
              </w:rPr>
              <w:t>3.</w:t>
            </w:r>
            <w:r>
              <w:rPr>
                <w:rFonts w:ascii="Times New Roman" w:eastAsia="Times New Roman" w:hAnsi="Times New Roman" w:cs="Times New Roman"/>
                <w:color w:val="000000"/>
                <w:sz w:val="20"/>
                <w:szCs w:val="20"/>
                <w:highlight w:val="yellow"/>
              </w:rPr>
              <w:t xml:space="preserve"> </w:t>
            </w:r>
            <w:r w:rsidRPr="003352EC">
              <w:rPr>
                <w:rFonts w:ascii="Times New Roman" w:eastAsia="Times New Roman" w:hAnsi="Times New Roman" w:cs="Times New Roman"/>
                <w:color w:val="000000"/>
                <w:sz w:val="20"/>
                <w:szCs w:val="20"/>
                <w:highlight w:val="yellow"/>
              </w:rPr>
              <w:t>I have an actionable plan to protect my property from flood impact</w:t>
            </w:r>
            <w:r w:rsidRPr="003352EC">
              <w:rPr>
                <w:rFonts w:ascii="Times New Roman" w:hAnsi="Times New Roman" w:cs="Times New Roman" w:hint="eastAsia"/>
                <w:color w:val="000000"/>
                <w:sz w:val="20"/>
                <w:szCs w:val="20"/>
                <w:highlight w:val="yellow"/>
              </w:rPr>
              <w:t>.</w:t>
            </w:r>
          </w:p>
        </w:tc>
        <w:tc>
          <w:tcPr>
            <w:tcW w:w="993" w:type="dxa"/>
            <w:shd w:val="clear" w:color="auto" w:fill="auto"/>
            <w:tcMar>
              <w:top w:w="0" w:type="dxa"/>
              <w:left w:w="100" w:type="dxa"/>
              <w:bottom w:w="0" w:type="dxa"/>
              <w:right w:w="100" w:type="dxa"/>
            </w:tcMar>
            <w:vAlign w:val="center"/>
          </w:tcPr>
          <w:p w14:paraId="18F929A6" w14:textId="14964E4F"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75"/>
                <w:id w:val="414063962"/>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A7" w14:textId="6EAAC6A2" w:rsidR="007E2CEC" w:rsidRDefault="007E2CEC" w:rsidP="007E2CEC">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76"/>
                <w:id w:val="1387076857"/>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A8" w14:textId="302E0571"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77"/>
                <w:id w:val="-1035042247"/>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A9" w14:textId="664A969D"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78"/>
                <w:id w:val="697124224"/>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AA" w14:textId="2DAA52BB"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79"/>
                <w:id w:val="-1644345464"/>
              </w:sdtPr>
              <w:sdtContent>
                <w:r w:rsidRPr="003F159B">
                  <w:rPr>
                    <w:rFonts w:ascii="Cambria Math" w:eastAsia="Arial Unicode MS" w:hAnsi="Cambria Math" w:cs="Cambria Math"/>
                    <w:color w:val="A6A6A6"/>
                    <w:sz w:val="24"/>
                    <w:szCs w:val="24"/>
                  </w:rPr>
                  <w:t>◯</w:t>
                </w:r>
              </w:sdtContent>
            </w:sdt>
          </w:p>
        </w:tc>
      </w:tr>
      <w:tr w:rsidR="007E2CEC" w14:paraId="18F929B2" w14:textId="77777777" w:rsidTr="0D28EAE2">
        <w:trPr>
          <w:trHeight w:val="24"/>
        </w:trPr>
        <w:tc>
          <w:tcPr>
            <w:tcW w:w="4536" w:type="dxa"/>
            <w:gridSpan w:val="3"/>
            <w:shd w:val="clear" w:color="auto" w:fill="auto"/>
            <w:tcMar>
              <w:top w:w="100" w:type="dxa"/>
              <w:left w:w="100" w:type="dxa"/>
              <w:bottom w:w="100" w:type="dxa"/>
              <w:right w:w="100" w:type="dxa"/>
            </w:tcMar>
          </w:tcPr>
          <w:p w14:paraId="18F929AC" w14:textId="50A42B23" w:rsidR="007E2CEC" w:rsidRDefault="007E2CEC" w:rsidP="007E2CEC">
            <w:pPr>
              <w:rPr>
                <w:rFonts w:ascii="Times New Roman" w:eastAsia="Times New Roman" w:hAnsi="Times New Roman" w:cs="Times New Roman"/>
                <w:color w:val="000000"/>
                <w:sz w:val="20"/>
                <w:szCs w:val="20"/>
              </w:rPr>
            </w:pPr>
            <w:r w:rsidRPr="003F159B">
              <w:rPr>
                <w:rFonts w:ascii="Times New Roman" w:eastAsia="Times New Roman" w:hAnsi="Times New Roman" w:cs="Times New Roman"/>
                <w:color w:val="000000"/>
                <w:sz w:val="20"/>
                <w:szCs w:val="20"/>
              </w:rPr>
              <w:t xml:space="preserve">4. </w:t>
            </w:r>
            <w:r w:rsidRPr="00D91608">
              <w:rPr>
                <w:rFonts w:ascii="Times New Roman" w:eastAsia="Times New Roman" w:hAnsi="Times New Roman" w:cs="Times New Roman"/>
                <w:color w:val="000000"/>
                <w:sz w:val="20"/>
                <w:szCs w:val="20"/>
              </w:rPr>
              <w:t>I know how to identify warning signs of potential flooding on my property.</w:t>
            </w:r>
          </w:p>
        </w:tc>
        <w:tc>
          <w:tcPr>
            <w:tcW w:w="993" w:type="dxa"/>
            <w:shd w:val="clear" w:color="auto" w:fill="auto"/>
            <w:tcMar>
              <w:top w:w="0" w:type="dxa"/>
              <w:left w:w="100" w:type="dxa"/>
              <w:bottom w:w="0" w:type="dxa"/>
              <w:right w:w="100" w:type="dxa"/>
            </w:tcMar>
            <w:vAlign w:val="center"/>
          </w:tcPr>
          <w:p w14:paraId="18F929AD" w14:textId="3A5C8F16"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0"/>
                <w:id w:val="-2135783960"/>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AE" w14:textId="2D01497C" w:rsidR="007E2CEC" w:rsidRDefault="007E2CEC" w:rsidP="007E2CEC">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81"/>
                <w:id w:val="1684930098"/>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AF" w14:textId="5F9B9FB9"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2"/>
                <w:id w:val="867576661"/>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B0" w14:textId="15FA12FB"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3"/>
                <w:id w:val="-1566185973"/>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B1" w14:textId="45A13807"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4"/>
                <w:id w:val="-1472508183"/>
              </w:sdtPr>
              <w:sdtContent>
                <w:r w:rsidRPr="003F159B">
                  <w:rPr>
                    <w:rFonts w:ascii="Cambria Math" w:eastAsia="Arial Unicode MS" w:hAnsi="Cambria Math" w:cs="Cambria Math"/>
                    <w:color w:val="A6A6A6"/>
                    <w:sz w:val="24"/>
                    <w:szCs w:val="24"/>
                  </w:rPr>
                  <w:t>◯</w:t>
                </w:r>
              </w:sdtContent>
            </w:sdt>
          </w:p>
        </w:tc>
      </w:tr>
      <w:tr w:rsidR="007E2CEC" w14:paraId="18F929B9" w14:textId="77777777" w:rsidTr="0D28EAE2">
        <w:trPr>
          <w:trHeight w:val="24"/>
        </w:trPr>
        <w:tc>
          <w:tcPr>
            <w:tcW w:w="4536" w:type="dxa"/>
            <w:gridSpan w:val="3"/>
            <w:shd w:val="clear" w:color="auto" w:fill="auto"/>
            <w:tcMar>
              <w:top w:w="100" w:type="dxa"/>
              <w:left w:w="100" w:type="dxa"/>
              <w:bottom w:w="100" w:type="dxa"/>
              <w:right w:w="100" w:type="dxa"/>
            </w:tcMar>
          </w:tcPr>
          <w:p w14:paraId="18F929B3" w14:textId="7A69B990" w:rsidR="007E2CEC" w:rsidRDefault="007E2CEC" w:rsidP="007E2CEC">
            <w:pPr>
              <w:rPr>
                <w:rFonts w:ascii="Times New Roman" w:eastAsia="Times New Roman" w:hAnsi="Times New Roman" w:cs="Times New Roman"/>
                <w:color w:val="000000"/>
                <w:sz w:val="20"/>
                <w:szCs w:val="20"/>
                <w:lang w:val="en-US"/>
              </w:rPr>
            </w:pPr>
            <w:r w:rsidRPr="003F159B">
              <w:rPr>
                <w:rFonts w:ascii="Times New Roman" w:eastAsia="Times New Roman" w:hAnsi="Times New Roman" w:cs="Times New Roman"/>
                <w:color w:val="000000"/>
                <w:sz w:val="20"/>
                <w:szCs w:val="20"/>
              </w:rPr>
              <w:t>5</w:t>
            </w:r>
            <w:r w:rsidRPr="00091EB8">
              <w:rPr>
                <w:rFonts w:ascii="Times New Roman" w:eastAsia="Times New Roman" w:hAnsi="Times New Roman" w:cs="Times New Roman"/>
                <w:color w:val="000000"/>
                <w:sz w:val="20"/>
                <w:szCs w:val="20"/>
                <w:highlight w:val="yellow"/>
              </w:rPr>
              <w:t>. In the event of a developing flood, I know where to find reliable information on current water levels</w:t>
            </w:r>
            <w:r w:rsidRPr="00091EB8">
              <w:rPr>
                <w:rFonts w:ascii="Times New Roman" w:hAnsi="Times New Roman" w:cs="Times New Roman"/>
                <w:color w:val="000000"/>
                <w:sz w:val="20"/>
                <w:szCs w:val="20"/>
                <w:highlight w:val="yellow"/>
              </w:rPr>
              <w:t>.</w:t>
            </w:r>
          </w:p>
        </w:tc>
        <w:tc>
          <w:tcPr>
            <w:tcW w:w="993" w:type="dxa"/>
            <w:shd w:val="clear" w:color="auto" w:fill="auto"/>
            <w:tcMar>
              <w:top w:w="0" w:type="dxa"/>
              <w:left w:w="100" w:type="dxa"/>
              <w:bottom w:w="0" w:type="dxa"/>
              <w:right w:w="100" w:type="dxa"/>
            </w:tcMar>
            <w:vAlign w:val="center"/>
          </w:tcPr>
          <w:p w14:paraId="18F929B4" w14:textId="47F53915"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5"/>
                <w:id w:val="-1521467532"/>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B5" w14:textId="61E2CBB4" w:rsidR="007E2CEC" w:rsidRDefault="007E2CEC" w:rsidP="007E2CEC">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86"/>
                <w:id w:val="-1803994558"/>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B6" w14:textId="23EEFAAA"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7"/>
                <w:id w:val="1005481955"/>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B7" w14:textId="51C76513"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8"/>
                <w:id w:val="-1319873699"/>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B8" w14:textId="0C090EF2"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9"/>
                <w:id w:val="1863016696"/>
              </w:sdtPr>
              <w:sdtContent>
                <w:r w:rsidRPr="003F159B">
                  <w:rPr>
                    <w:rFonts w:ascii="Cambria Math" w:eastAsia="Arial Unicode MS" w:hAnsi="Cambria Math" w:cs="Cambria Math"/>
                    <w:color w:val="A6A6A6"/>
                    <w:sz w:val="24"/>
                    <w:szCs w:val="24"/>
                  </w:rPr>
                  <w:t>◯</w:t>
                </w:r>
              </w:sdtContent>
            </w:sdt>
          </w:p>
        </w:tc>
      </w:tr>
      <w:tr w:rsidR="007E2CEC" w14:paraId="18F929C0" w14:textId="77777777" w:rsidTr="0D28EAE2">
        <w:trPr>
          <w:trHeight w:val="24"/>
        </w:trPr>
        <w:tc>
          <w:tcPr>
            <w:tcW w:w="4536" w:type="dxa"/>
            <w:gridSpan w:val="3"/>
            <w:shd w:val="clear" w:color="auto" w:fill="auto"/>
            <w:tcMar>
              <w:top w:w="100" w:type="dxa"/>
              <w:left w:w="100" w:type="dxa"/>
              <w:bottom w:w="100" w:type="dxa"/>
              <w:right w:w="100" w:type="dxa"/>
            </w:tcMar>
          </w:tcPr>
          <w:p w14:paraId="18F929BA" w14:textId="57600BB6" w:rsidR="007E2CEC" w:rsidRDefault="007E2CEC" w:rsidP="007E2CEC">
            <w:pPr>
              <w:spacing w:line="240" w:lineRule="auto"/>
              <w:rPr>
                <w:rFonts w:ascii="Times New Roman" w:eastAsia="Times New Roman" w:hAnsi="Times New Roman" w:cs="Times New Roman"/>
                <w:sz w:val="20"/>
                <w:szCs w:val="20"/>
              </w:rPr>
            </w:pPr>
            <w:r w:rsidRPr="004B2908">
              <w:rPr>
                <w:rFonts w:ascii="Times New Roman" w:hAnsi="Times New Roman" w:cs="Times New Roman" w:hint="eastAsia"/>
                <w:color w:val="000000"/>
                <w:sz w:val="20"/>
                <w:szCs w:val="20"/>
                <w:highlight w:val="green"/>
              </w:rPr>
              <w:t xml:space="preserve">6. </w:t>
            </w:r>
            <w:r w:rsidRPr="004B2908">
              <w:rPr>
                <w:rFonts w:ascii="Times New Roman" w:hAnsi="Times New Roman" w:cs="Times New Roman"/>
                <w:color w:val="000000"/>
                <w:sz w:val="20"/>
                <w:szCs w:val="20"/>
                <w:highlight w:val="green"/>
              </w:rPr>
              <w:t>I understand the actions that I need to take to protect my property either before or</w:t>
            </w:r>
            <w:r w:rsidRPr="004B2908">
              <w:rPr>
                <w:rFonts w:hint="eastAsia"/>
                <w:highlight w:val="green"/>
              </w:rPr>
              <w:t xml:space="preserve"> </w:t>
            </w:r>
            <w:r w:rsidRPr="004B2908">
              <w:rPr>
                <w:rFonts w:ascii="Times New Roman" w:hAnsi="Times New Roman" w:cs="Times New Roman"/>
                <w:color w:val="000000"/>
                <w:sz w:val="20"/>
                <w:szCs w:val="20"/>
                <w:highlight w:val="green"/>
              </w:rPr>
              <w:t>after a flood event</w:t>
            </w:r>
          </w:p>
        </w:tc>
        <w:tc>
          <w:tcPr>
            <w:tcW w:w="993" w:type="dxa"/>
            <w:shd w:val="clear" w:color="auto" w:fill="auto"/>
            <w:tcMar>
              <w:top w:w="0" w:type="dxa"/>
              <w:left w:w="100" w:type="dxa"/>
              <w:bottom w:w="0" w:type="dxa"/>
              <w:right w:w="100" w:type="dxa"/>
            </w:tcMar>
            <w:vAlign w:val="center"/>
          </w:tcPr>
          <w:p w14:paraId="18F929BB" w14:textId="26C0B957"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5"/>
                <w:id w:val="-200479854"/>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BC" w14:textId="03E1EFD9" w:rsidR="007E2CEC" w:rsidRDefault="007E2CEC" w:rsidP="007E2CEC">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86"/>
                <w:id w:val="-1205250223"/>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BD" w14:textId="58B9A962"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7"/>
                <w:id w:val="158512668"/>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BE" w14:textId="5E60C6D0"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8"/>
                <w:id w:val="-1347561509"/>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BF" w14:textId="4D76B4BF"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9"/>
                <w:id w:val="1627813689"/>
              </w:sdtPr>
              <w:sdtContent>
                <w:r w:rsidRPr="003F159B">
                  <w:rPr>
                    <w:rFonts w:ascii="Cambria Math" w:eastAsia="Arial Unicode MS" w:hAnsi="Cambria Math" w:cs="Cambria Math"/>
                    <w:color w:val="A6A6A6"/>
                    <w:sz w:val="24"/>
                    <w:szCs w:val="24"/>
                  </w:rPr>
                  <w:t>◯</w:t>
                </w:r>
              </w:sdtContent>
            </w:sdt>
          </w:p>
        </w:tc>
      </w:tr>
      <w:tr w:rsidR="007E2CEC" w14:paraId="18F929C7" w14:textId="77777777" w:rsidTr="0D28EAE2">
        <w:trPr>
          <w:trHeight w:val="24"/>
        </w:trPr>
        <w:tc>
          <w:tcPr>
            <w:tcW w:w="4536" w:type="dxa"/>
            <w:gridSpan w:val="3"/>
            <w:shd w:val="clear" w:color="auto" w:fill="auto"/>
            <w:tcMar>
              <w:top w:w="100" w:type="dxa"/>
              <w:left w:w="100" w:type="dxa"/>
              <w:bottom w:w="100" w:type="dxa"/>
              <w:right w:w="100" w:type="dxa"/>
            </w:tcMar>
          </w:tcPr>
          <w:p w14:paraId="18F929C1" w14:textId="642AD51C" w:rsidR="007E2CEC" w:rsidRDefault="007E2CEC" w:rsidP="007E2CEC">
            <w:pPr>
              <w:spacing w:line="240" w:lineRule="auto"/>
              <w:rPr>
                <w:rFonts w:ascii="Times New Roman" w:eastAsia="Times New Roman" w:hAnsi="Times New Roman" w:cs="Times New Roman"/>
                <w:sz w:val="20"/>
                <w:szCs w:val="20"/>
              </w:rPr>
            </w:pPr>
            <w:r w:rsidRPr="004B2908">
              <w:rPr>
                <w:rFonts w:ascii="Times New Roman" w:hAnsi="Times New Roman" w:cs="Times New Roman" w:hint="eastAsia"/>
                <w:color w:val="000000"/>
                <w:sz w:val="20"/>
                <w:szCs w:val="20"/>
                <w:highlight w:val="green"/>
              </w:rPr>
              <w:t xml:space="preserve">7. </w:t>
            </w:r>
            <w:r w:rsidRPr="004B2908">
              <w:rPr>
                <w:rFonts w:ascii="Times New Roman" w:hAnsi="Times New Roman" w:cs="Times New Roman"/>
                <w:color w:val="000000"/>
                <w:sz w:val="20"/>
                <w:szCs w:val="20"/>
                <w:highlight w:val="green"/>
              </w:rPr>
              <w:t>I am familiar with overall flood impact mitigation strategies in my community.</w:t>
            </w:r>
          </w:p>
        </w:tc>
        <w:tc>
          <w:tcPr>
            <w:tcW w:w="993" w:type="dxa"/>
            <w:shd w:val="clear" w:color="auto" w:fill="auto"/>
            <w:tcMar>
              <w:top w:w="0" w:type="dxa"/>
              <w:left w:w="100" w:type="dxa"/>
              <w:bottom w:w="0" w:type="dxa"/>
              <w:right w:w="100" w:type="dxa"/>
            </w:tcMar>
            <w:vAlign w:val="center"/>
          </w:tcPr>
          <w:p w14:paraId="18F929C2" w14:textId="28FFB138"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5"/>
                <w:id w:val="1064452199"/>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C3" w14:textId="1BF31854" w:rsidR="007E2CEC" w:rsidRDefault="007E2CEC" w:rsidP="007E2CEC">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86"/>
                <w:id w:val="-1358420734"/>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C4" w14:textId="0B014E95"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7"/>
                <w:id w:val="-820656670"/>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C5" w14:textId="756FE165"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8"/>
                <w:id w:val="-309409497"/>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C6" w14:textId="4A63143D"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89"/>
                <w:id w:val="-1168012356"/>
              </w:sdtPr>
              <w:sdtContent>
                <w:r w:rsidRPr="003F159B">
                  <w:rPr>
                    <w:rFonts w:ascii="Cambria Math" w:eastAsia="Arial Unicode MS" w:hAnsi="Cambria Math" w:cs="Cambria Math"/>
                    <w:color w:val="A6A6A6"/>
                    <w:sz w:val="24"/>
                    <w:szCs w:val="24"/>
                  </w:rPr>
                  <w:t>◯</w:t>
                </w:r>
              </w:sdtContent>
            </w:sdt>
          </w:p>
        </w:tc>
      </w:tr>
      <w:tr w:rsidR="007E2CEC" w14:paraId="18F929CE" w14:textId="77777777" w:rsidTr="0D28EAE2">
        <w:trPr>
          <w:trHeight w:val="24"/>
        </w:trPr>
        <w:tc>
          <w:tcPr>
            <w:tcW w:w="4536" w:type="dxa"/>
            <w:gridSpan w:val="3"/>
            <w:shd w:val="clear" w:color="auto" w:fill="auto"/>
            <w:tcMar>
              <w:top w:w="100" w:type="dxa"/>
              <w:left w:w="100" w:type="dxa"/>
              <w:bottom w:w="100" w:type="dxa"/>
              <w:right w:w="100" w:type="dxa"/>
            </w:tcMar>
          </w:tcPr>
          <w:p w14:paraId="18F929C8" w14:textId="2D27C460" w:rsidR="007E2CEC" w:rsidRDefault="007E2CEC" w:rsidP="007E2CEC">
            <w:pPr>
              <w:spacing w:line="240" w:lineRule="auto"/>
              <w:rPr>
                <w:rFonts w:ascii="Times New Roman" w:eastAsia="Times New Roman" w:hAnsi="Times New Roman" w:cs="Times New Roman"/>
                <w:sz w:val="20"/>
                <w:szCs w:val="20"/>
              </w:rPr>
            </w:pPr>
            <w:r>
              <w:rPr>
                <w:rFonts w:ascii="Times New Roman" w:hAnsi="Times New Roman" w:cs="Times New Roman" w:hint="eastAsia"/>
                <w:sz w:val="20"/>
                <w:szCs w:val="20"/>
              </w:rPr>
              <w:t>8</w:t>
            </w:r>
            <w:r w:rsidRPr="000B64F1">
              <w:rPr>
                <w:rFonts w:ascii="Times New Roman" w:eastAsia="Times New Roman" w:hAnsi="Times New Roman" w:cs="Times New Roman"/>
                <w:sz w:val="20"/>
                <w:szCs w:val="20"/>
              </w:rPr>
              <w:t>. I am concerned that flooding could disrupt my household’s ability to work and maintain income.</w:t>
            </w:r>
          </w:p>
        </w:tc>
        <w:tc>
          <w:tcPr>
            <w:tcW w:w="993" w:type="dxa"/>
            <w:shd w:val="clear" w:color="auto" w:fill="auto"/>
            <w:tcMar>
              <w:top w:w="0" w:type="dxa"/>
              <w:left w:w="100" w:type="dxa"/>
              <w:bottom w:w="0" w:type="dxa"/>
              <w:right w:w="100" w:type="dxa"/>
            </w:tcMar>
            <w:vAlign w:val="center"/>
          </w:tcPr>
          <w:p w14:paraId="18F929C9" w14:textId="080AAEE0"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90"/>
                <w:id w:val="1803502443"/>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CA" w14:textId="5EE123DF" w:rsidR="007E2CEC" w:rsidRDefault="007E2CEC" w:rsidP="007E2CEC">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91"/>
                <w:id w:val="-1392803425"/>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CB" w14:textId="309D9318"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92"/>
                <w:id w:val="285319822"/>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18F929CC" w14:textId="0E4FDFBF"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93"/>
                <w:id w:val="1992056214"/>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CD" w14:textId="320341F5" w:rsidR="007E2CEC" w:rsidRDefault="007E2CEC" w:rsidP="007E2CEC">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94"/>
                <w:id w:val="-1642491223"/>
              </w:sdtPr>
              <w:sdtContent>
                <w:r w:rsidRPr="003F159B">
                  <w:rPr>
                    <w:rFonts w:ascii="Cambria Math" w:eastAsia="Arial Unicode MS" w:hAnsi="Cambria Math" w:cs="Cambria Math"/>
                    <w:color w:val="A6A6A6"/>
                    <w:sz w:val="24"/>
                    <w:szCs w:val="24"/>
                  </w:rPr>
                  <w:t>◯</w:t>
                </w:r>
              </w:sdtContent>
            </w:sdt>
          </w:p>
        </w:tc>
      </w:tr>
      <w:tr w:rsidR="007E2CEC" w14:paraId="4CD6E9A9" w14:textId="77777777" w:rsidTr="0D28EAE2">
        <w:trPr>
          <w:trHeight w:val="24"/>
        </w:trPr>
        <w:tc>
          <w:tcPr>
            <w:tcW w:w="4536" w:type="dxa"/>
            <w:gridSpan w:val="3"/>
            <w:shd w:val="clear" w:color="auto" w:fill="auto"/>
            <w:tcMar>
              <w:top w:w="100" w:type="dxa"/>
              <w:left w:w="100" w:type="dxa"/>
              <w:bottom w:w="100" w:type="dxa"/>
              <w:right w:w="100" w:type="dxa"/>
            </w:tcMar>
          </w:tcPr>
          <w:p w14:paraId="25D20EFF" w14:textId="42061BB6" w:rsidR="007E2CEC" w:rsidRPr="001D2F4A" w:rsidRDefault="007E2CEC" w:rsidP="007E2CEC">
            <w:pPr>
              <w:spacing w:line="240" w:lineRule="auto"/>
              <w:rPr>
                <w:rFonts w:ascii="Times New Roman" w:eastAsia="Times New Roman" w:hAnsi="Times New Roman" w:cs="Times New Roman"/>
                <w:sz w:val="20"/>
                <w:szCs w:val="20"/>
              </w:rPr>
            </w:pPr>
            <w:r>
              <w:rPr>
                <w:rFonts w:ascii="Times New Roman" w:hAnsi="Times New Roman" w:cs="Times New Roman" w:hint="eastAsia"/>
                <w:sz w:val="20"/>
                <w:szCs w:val="20"/>
                <w:highlight w:val="yellow"/>
              </w:rPr>
              <w:t>9</w:t>
            </w:r>
            <w:r w:rsidRPr="00A9460D">
              <w:rPr>
                <w:rFonts w:ascii="Times New Roman" w:eastAsia="Times New Roman" w:hAnsi="Times New Roman" w:cs="Times New Roman"/>
                <w:sz w:val="20"/>
                <w:szCs w:val="20"/>
                <w:highlight w:val="yellow"/>
              </w:rPr>
              <w:t xml:space="preserve">. </w:t>
            </w:r>
            <w:r w:rsidRPr="002E26AC">
              <w:rPr>
                <w:rFonts w:ascii="Times New Roman" w:eastAsia="Times New Roman" w:hAnsi="Times New Roman" w:cs="Times New Roman"/>
                <w:sz w:val="20"/>
                <w:szCs w:val="20"/>
                <w:highlight w:val="yellow"/>
              </w:rPr>
              <w:t>I am concerned</w:t>
            </w:r>
            <w:r>
              <w:rPr>
                <w:rFonts w:ascii="Times New Roman" w:hAnsi="Times New Roman" w:cs="Times New Roman" w:hint="eastAsia"/>
                <w:sz w:val="20"/>
                <w:szCs w:val="20"/>
                <w:highlight w:val="yellow"/>
              </w:rPr>
              <w:t xml:space="preserve"> that</w:t>
            </w:r>
            <w:r w:rsidRPr="002E26AC">
              <w:rPr>
                <w:rFonts w:ascii="Times New Roman" w:eastAsia="Times New Roman" w:hAnsi="Times New Roman" w:cs="Times New Roman"/>
                <w:sz w:val="20"/>
                <w:szCs w:val="20"/>
                <w:highlight w:val="yellow"/>
              </w:rPr>
              <w:t xml:space="preserve"> a future flood could cause health problems for my household members, such as injuries, illness, or stress.</w:t>
            </w:r>
          </w:p>
        </w:tc>
        <w:tc>
          <w:tcPr>
            <w:tcW w:w="993" w:type="dxa"/>
            <w:shd w:val="clear" w:color="auto" w:fill="auto"/>
            <w:tcMar>
              <w:top w:w="0" w:type="dxa"/>
              <w:left w:w="100" w:type="dxa"/>
              <w:bottom w:w="0" w:type="dxa"/>
              <w:right w:w="100" w:type="dxa"/>
            </w:tcMar>
            <w:vAlign w:val="center"/>
          </w:tcPr>
          <w:p w14:paraId="06961938" w14:textId="7F61E86F"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95"/>
                <w:id w:val="-1142421269"/>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47521EE2" w14:textId="6A1EE9ED" w:rsidR="007E2CEC" w:rsidRDefault="007E2CEC" w:rsidP="007E2CEC">
            <w:pPr>
              <w:spacing w:line="240" w:lineRule="auto"/>
              <w:ind w:right="123"/>
              <w:jc w:val="center"/>
              <w:rPr>
                <w:rFonts w:ascii="Times New Roman" w:hAnsi="Times New Roman" w:cs="Times New Roman"/>
              </w:rPr>
            </w:pPr>
            <w:sdt>
              <w:sdtPr>
                <w:rPr>
                  <w:rFonts w:ascii="Times New Roman" w:hAnsi="Times New Roman" w:cs="Times New Roman"/>
                </w:rPr>
                <w:tag w:val="goog_rdk_96"/>
                <w:id w:val="1842890556"/>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34779E04" w14:textId="3F010FD3"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97"/>
                <w:id w:val="197978124"/>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6BF5D817" w14:textId="26C8EC9E"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98"/>
                <w:id w:val="-1911918364"/>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516FE5FD" w14:textId="052A3082"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99"/>
                <w:id w:val="660583079"/>
              </w:sdtPr>
              <w:sdtContent>
                <w:r w:rsidRPr="003F159B">
                  <w:rPr>
                    <w:rFonts w:ascii="Cambria Math" w:eastAsia="Arial Unicode MS" w:hAnsi="Cambria Math" w:cs="Cambria Math"/>
                    <w:color w:val="A6A6A6"/>
                    <w:sz w:val="24"/>
                    <w:szCs w:val="24"/>
                  </w:rPr>
                  <w:t>◯</w:t>
                </w:r>
              </w:sdtContent>
            </w:sdt>
          </w:p>
        </w:tc>
      </w:tr>
      <w:tr w:rsidR="007E2CEC" w14:paraId="055E5B13" w14:textId="77777777" w:rsidTr="0D28EAE2">
        <w:trPr>
          <w:trHeight w:val="24"/>
        </w:trPr>
        <w:tc>
          <w:tcPr>
            <w:tcW w:w="4536" w:type="dxa"/>
            <w:gridSpan w:val="3"/>
            <w:shd w:val="clear" w:color="auto" w:fill="auto"/>
            <w:tcMar>
              <w:top w:w="100" w:type="dxa"/>
              <w:left w:w="100" w:type="dxa"/>
              <w:bottom w:w="100" w:type="dxa"/>
              <w:right w:w="100" w:type="dxa"/>
            </w:tcMar>
          </w:tcPr>
          <w:p w14:paraId="41F6B01C" w14:textId="3E93AD2A" w:rsidR="007E2CEC" w:rsidRPr="001D2F4A" w:rsidRDefault="007E2CEC" w:rsidP="007E2CEC">
            <w:pPr>
              <w:spacing w:line="240" w:lineRule="auto"/>
              <w:rPr>
                <w:rFonts w:ascii="Times New Roman" w:eastAsia="Times New Roman" w:hAnsi="Times New Roman" w:cs="Times New Roman"/>
                <w:sz w:val="20"/>
                <w:szCs w:val="20"/>
              </w:rPr>
            </w:pPr>
            <w:r>
              <w:rPr>
                <w:rFonts w:ascii="Times New Roman" w:hAnsi="Times New Roman" w:cs="Times New Roman" w:hint="eastAsia"/>
                <w:sz w:val="20"/>
                <w:szCs w:val="20"/>
              </w:rPr>
              <w:t>10</w:t>
            </w:r>
            <w:r w:rsidRPr="003F159B">
              <w:rPr>
                <w:rFonts w:ascii="Times New Roman" w:eastAsia="Times New Roman" w:hAnsi="Times New Roman" w:cs="Times New Roman"/>
                <w:sz w:val="20"/>
                <w:szCs w:val="20"/>
              </w:rPr>
              <w:t>. I am concerned about the possibility of a future flood causing damage to my property.</w:t>
            </w:r>
          </w:p>
        </w:tc>
        <w:tc>
          <w:tcPr>
            <w:tcW w:w="993" w:type="dxa"/>
            <w:shd w:val="clear" w:color="auto" w:fill="auto"/>
            <w:tcMar>
              <w:top w:w="0" w:type="dxa"/>
              <w:left w:w="100" w:type="dxa"/>
              <w:bottom w:w="0" w:type="dxa"/>
              <w:right w:w="100" w:type="dxa"/>
            </w:tcMar>
            <w:vAlign w:val="center"/>
          </w:tcPr>
          <w:p w14:paraId="2FCEF15F" w14:textId="4266F81A"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100"/>
                <w:id w:val="716701444"/>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310EA321" w14:textId="0348E11B" w:rsidR="007E2CEC" w:rsidRDefault="007E2CEC" w:rsidP="007E2CEC">
            <w:pPr>
              <w:spacing w:line="240" w:lineRule="auto"/>
              <w:ind w:right="123"/>
              <w:jc w:val="center"/>
              <w:rPr>
                <w:rFonts w:ascii="Times New Roman" w:hAnsi="Times New Roman" w:cs="Times New Roman"/>
              </w:rPr>
            </w:pPr>
            <w:sdt>
              <w:sdtPr>
                <w:rPr>
                  <w:rFonts w:ascii="Times New Roman" w:hAnsi="Times New Roman" w:cs="Times New Roman"/>
                </w:rPr>
                <w:tag w:val="goog_rdk_101"/>
                <w:id w:val="-1593076361"/>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994E5C2" w14:textId="1DF06C41"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102"/>
                <w:id w:val="1348753500"/>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003F02DF" w14:textId="2B75A9DF"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103"/>
                <w:id w:val="711379146"/>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0C5DCBC1" w14:textId="5C029997"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104"/>
                <w:id w:val="1733894341"/>
              </w:sdtPr>
              <w:sdtContent>
                <w:r w:rsidRPr="003F159B">
                  <w:rPr>
                    <w:rFonts w:ascii="Cambria Math" w:eastAsia="Arial Unicode MS" w:hAnsi="Cambria Math" w:cs="Cambria Math"/>
                    <w:color w:val="A6A6A6"/>
                    <w:sz w:val="24"/>
                    <w:szCs w:val="24"/>
                  </w:rPr>
                  <w:t>◯</w:t>
                </w:r>
              </w:sdtContent>
            </w:sdt>
          </w:p>
        </w:tc>
      </w:tr>
      <w:tr w:rsidR="007E2CEC" w14:paraId="39640859" w14:textId="77777777" w:rsidTr="0D28EAE2">
        <w:trPr>
          <w:trHeight w:val="24"/>
        </w:trPr>
        <w:tc>
          <w:tcPr>
            <w:tcW w:w="4536" w:type="dxa"/>
            <w:gridSpan w:val="3"/>
            <w:shd w:val="clear" w:color="auto" w:fill="auto"/>
            <w:tcMar>
              <w:top w:w="100" w:type="dxa"/>
              <w:left w:w="100" w:type="dxa"/>
              <w:bottom w:w="100" w:type="dxa"/>
              <w:right w:w="100" w:type="dxa"/>
            </w:tcMar>
          </w:tcPr>
          <w:p w14:paraId="6594B33C" w14:textId="6ACB1DEE" w:rsidR="007E2CEC" w:rsidRPr="001D2F4A" w:rsidRDefault="007E2CEC" w:rsidP="007E2CEC">
            <w:pPr>
              <w:spacing w:line="240" w:lineRule="auto"/>
              <w:rPr>
                <w:rFonts w:ascii="Times New Roman" w:eastAsia="Times New Roman" w:hAnsi="Times New Roman" w:cs="Times New Roman"/>
                <w:sz w:val="20"/>
                <w:szCs w:val="20"/>
              </w:rPr>
            </w:pPr>
            <w:r w:rsidRPr="00502137">
              <w:rPr>
                <w:rFonts w:ascii="Times New Roman" w:hAnsi="Times New Roman" w:cs="Times New Roman" w:hint="eastAsia"/>
                <w:sz w:val="20"/>
                <w:szCs w:val="20"/>
                <w:highlight w:val="green"/>
              </w:rPr>
              <w:lastRenderedPageBreak/>
              <w:t xml:space="preserve">11. </w:t>
            </w:r>
            <w:r w:rsidRPr="00502137">
              <w:rPr>
                <w:rFonts w:ascii="Times New Roman" w:hAnsi="Times New Roman" w:cs="Times New Roman"/>
                <w:sz w:val="20"/>
                <w:szCs w:val="20"/>
                <w:highlight w:val="green"/>
                <w:lang w:val="en-US"/>
              </w:rPr>
              <w:t>I frequently worry about the potential negative consequences of a flood.</w:t>
            </w:r>
          </w:p>
        </w:tc>
        <w:tc>
          <w:tcPr>
            <w:tcW w:w="993" w:type="dxa"/>
            <w:shd w:val="clear" w:color="auto" w:fill="auto"/>
            <w:tcMar>
              <w:top w:w="0" w:type="dxa"/>
              <w:left w:w="100" w:type="dxa"/>
              <w:bottom w:w="0" w:type="dxa"/>
              <w:right w:w="100" w:type="dxa"/>
            </w:tcMar>
            <w:vAlign w:val="center"/>
          </w:tcPr>
          <w:p w14:paraId="14ACEBE7" w14:textId="0D4818C4"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100"/>
                <w:id w:val="1576017650"/>
              </w:sdtPr>
              <w:sdtContent>
                <w:r w:rsidRPr="003F159B">
                  <w:rPr>
                    <w:rFonts w:ascii="Cambria Math" w:eastAsia="Arial Unicode MS" w:hAnsi="Cambria Math" w:cs="Cambria Math"/>
                    <w:color w:val="A6A6A6"/>
                    <w:sz w:val="24"/>
                    <w:szCs w:val="24"/>
                  </w:rPr>
                  <w:t>◯</w:t>
                </w:r>
              </w:sdtContent>
            </w:sdt>
          </w:p>
        </w:tc>
        <w:tc>
          <w:tcPr>
            <w:tcW w:w="1134" w:type="dxa"/>
            <w:shd w:val="clear" w:color="auto" w:fill="auto"/>
            <w:vAlign w:val="center"/>
          </w:tcPr>
          <w:p w14:paraId="48E2ADFF" w14:textId="21EAE0DC" w:rsidR="007E2CEC" w:rsidRDefault="007E2CEC" w:rsidP="007E2CEC">
            <w:pPr>
              <w:spacing w:line="240" w:lineRule="auto"/>
              <w:ind w:right="123"/>
              <w:jc w:val="center"/>
              <w:rPr>
                <w:rFonts w:ascii="Times New Roman" w:hAnsi="Times New Roman" w:cs="Times New Roman"/>
              </w:rPr>
            </w:pPr>
            <w:sdt>
              <w:sdtPr>
                <w:rPr>
                  <w:rFonts w:ascii="Times New Roman" w:hAnsi="Times New Roman" w:cs="Times New Roman"/>
                </w:rPr>
                <w:tag w:val="goog_rdk_101"/>
                <w:id w:val="1710841798"/>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3B39E881" w14:textId="4AC1209A"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102"/>
                <w:id w:val="-2102100634"/>
              </w:sdtPr>
              <w:sdtContent>
                <w:r w:rsidRPr="003F159B">
                  <w:rPr>
                    <w:rFonts w:ascii="Cambria Math" w:eastAsia="Arial Unicode MS" w:hAnsi="Cambria Math" w:cs="Cambria Math"/>
                    <w:color w:val="A6A6A6"/>
                    <w:sz w:val="24"/>
                    <w:szCs w:val="24"/>
                  </w:rPr>
                  <w:t>◯</w:t>
                </w:r>
              </w:sdtContent>
            </w:sdt>
          </w:p>
        </w:tc>
        <w:tc>
          <w:tcPr>
            <w:tcW w:w="811" w:type="dxa"/>
            <w:shd w:val="clear" w:color="auto" w:fill="auto"/>
            <w:vAlign w:val="center"/>
          </w:tcPr>
          <w:p w14:paraId="379960AD" w14:textId="6E0C9520"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103"/>
                <w:id w:val="30935660"/>
              </w:sdtPr>
              <w:sdtContent>
                <w:r w:rsidRPr="003F159B">
                  <w:rPr>
                    <w:rFonts w:ascii="Cambria Math" w:eastAsia="Arial Unicode MS" w:hAnsi="Cambria Math" w:cs="Cambria Math"/>
                    <w:color w:val="A6A6A6"/>
                    <w:sz w:val="24"/>
                    <w:szCs w:val="24"/>
                  </w:rPr>
                  <w:t>◯</w:t>
                </w:r>
              </w:sdtContent>
            </w:sdt>
          </w:p>
        </w:tc>
        <w:tc>
          <w:tcPr>
            <w:tcW w:w="992" w:type="dxa"/>
            <w:shd w:val="clear" w:color="auto" w:fill="auto"/>
            <w:vAlign w:val="center"/>
          </w:tcPr>
          <w:p w14:paraId="121E8F16" w14:textId="73C1DD04" w:rsidR="007E2CEC" w:rsidRDefault="007E2CEC" w:rsidP="007E2CEC">
            <w:pPr>
              <w:spacing w:line="240" w:lineRule="auto"/>
              <w:jc w:val="center"/>
              <w:rPr>
                <w:rFonts w:ascii="Times New Roman" w:hAnsi="Times New Roman" w:cs="Times New Roman"/>
              </w:rPr>
            </w:pPr>
            <w:sdt>
              <w:sdtPr>
                <w:rPr>
                  <w:rFonts w:ascii="Times New Roman" w:hAnsi="Times New Roman" w:cs="Times New Roman"/>
                </w:rPr>
                <w:tag w:val="goog_rdk_104"/>
                <w:id w:val="420688684"/>
              </w:sdtPr>
              <w:sdtContent>
                <w:r w:rsidRPr="003F159B">
                  <w:rPr>
                    <w:rFonts w:ascii="Cambria Math" w:eastAsia="Arial Unicode MS" w:hAnsi="Cambria Math" w:cs="Cambria Math"/>
                    <w:color w:val="A6A6A6"/>
                    <w:sz w:val="24"/>
                    <w:szCs w:val="24"/>
                  </w:rPr>
                  <w:t>◯</w:t>
                </w:r>
              </w:sdtContent>
            </w:sdt>
          </w:p>
        </w:tc>
      </w:tr>
      <w:tr w:rsidR="00906AC8" w14:paraId="50F75B31" w14:textId="77777777" w:rsidTr="00C22793">
        <w:trPr>
          <w:trHeight w:val="2310"/>
        </w:trPr>
        <w:tc>
          <w:tcPr>
            <w:tcW w:w="1701" w:type="dxa"/>
            <w:gridSpan w:val="2"/>
            <w:shd w:val="clear" w:color="auto" w:fill="auto"/>
            <w:tcMar>
              <w:top w:w="100" w:type="dxa"/>
              <w:left w:w="100" w:type="dxa"/>
              <w:bottom w:w="100" w:type="dxa"/>
              <w:right w:w="100" w:type="dxa"/>
            </w:tcMar>
          </w:tcPr>
          <w:p w14:paraId="56D67782" w14:textId="0F4761A9" w:rsidR="00906AC8" w:rsidRDefault="00906AC8" w:rsidP="00906AC8">
            <w:pPr>
              <w:spacing w:line="240" w:lineRule="auto"/>
              <w:rPr>
                <w:rFonts w:ascii="Times New Roman" w:eastAsia="Times New Roman" w:hAnsi="Times New Roman" w:cs="Times New Roman"/>
                <w:sz w:val="20"/>
                <w:szCs w:val="20"/>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57" w:type="dxa"/>
            <w:gridSpan w:val="6"/>
            <w:shd w:val="clear" w:color="auto" w:fill="auto"/>
            <w:tcMar>
              <w:top w:w="0" w:type="dxa"/>
              <w:left w:w="100" w:type="dxa"/>
              <w:bottom w:w="0" w:type="dxa"/>
              <w:right w:w="100" w:type="dxa"/>
            </w:tcMar>
          </w:tcPr>
          <w:p w14:paraId="6866ADB0" w14:textId="77777777" w:rsidR="00C22793" w:rsidRPr="00C22793" w:rsidRDefault="00C22793" w:rsidP="00C22793">
            <w:pPr>
              <w:spacing w:line="240" w:lineRule="auto"/>
              <w:jc w:val="both"/>
              <w:rPr>
                <w:rFonts w:ascii="Times New Roman" w:hAnsi="Times New Roman" w:cs="Times New Roman"/>
                <w:sz w:val="24"/>
                <w:szCs w:val="24"/>
                <w:lang w:val="en-US"/>
              </w:rPr>
            </w:pPr>
            <w:r w:rsidRPr="00C22793">
              <w:rPr>
                <w:rFonts w:ascii="Times New Roman" w:hAnsi="Times New Roman" w:cs="Times New Roman"/>
                <w:sz w:val="24"/>
                <w:szCs w:val="24"/>
                <w:lang w:val="en-US"/>
              </w:rPr>
              <w:t xml:space="preserve">These questions enable us to measure </w:t>
            </w:r>
            <w:r w:rsidRPr="00F30DDE">
              <w:rPr>
                <w:rFonts w:ascii="Times New Roman" w:hAnsi="Times New Roman" w:cs="Times New Roman"/>
                <w:b/>
                <w:bCs/>
                <w:sz w:val="24"/>
                <w:szCs w:val="24"/>
                <w:lang w:val="en-US"/>
              </w:rPr>
              <w:t>households' threat perception</w:t>
            </w:r>
            <w:r w:rsidRPr="00C22793">
              <w:rPr>
                <w:rFonts w:ascii="Times New Roman" w:hAnsi="Times New Roman" w:cs="Times New Roman"/>
                <w:sz w:val="24"/>
                <w:szCs w:val="24"/>
                <w:lang w:val="en-US"/>
              </w:rPr>
              <w:t>, grouped into three categories: awareness, knowledge, and worry. We calculate an overall threat perception score by averaging responses across nine questions.</w:t>
            </w:r>
          </w:p>
          <w:p w14:paraId="462218EC" w14:textId="77777777" w:rsidR="00C22793" w:rsidRPr="00C22793" w:rsidRDefault="00C22793" w:rsidP="00C22793">
            <w:pPr>
              <w:spacing w:line="240" w:lineRule="auto"/>
              <w:jc w:val="both"/>
              <w:rPr>
                <w:rFonts w:ascii="Times New Roman" w:hAnsi="Times New Roman" w:cs="Times New Roman"/>
                <w:sz w:val="24"/>
                <w:szCs w:val="24"/>
                <w:lang w:val="en-US"/>
              </w:rPr>
            </w:pPr>
          </w:p>
          <w:p w14:paraId="1A01C536" w14:textId="484CF996" w:rsidR="00906AC8" w:rsidRPr="00FE3D7D" w:rsidRDefault="00C22793" w:rsidP="00C22793">
            <w:pPr>
              <w:spacing w:line="240" w:lineRule="auto"/>
              <w:jc w:val="both"/>
              <w:rPr>
                <w:rFonts w:ascii="Times New Roman" w:hAnsi="Times New Roman" w:cs="Times New Roman"/>
                <w:sz w:val="24"/>
                <w:szCs w:val="24"/>
                <w:lang w:val="en-US"/>
              </w:rPr>
            </w:pPr>
            <w:r w:rsidRPr="00C22793">
              <w:rPr>
                <w:rFonts w:ascii="Times New Roman" w:hAnsi="Times New Roman" w:cs="Times New Roman"/>
                <w:sz w:val="24"/>
                <w:szCs w:val="24"/>
                <w:lang w:val="en-US"/>
              </w:rPr>
              <w:t>As a critical factor influencing households' willingness to adopt flood mitigation actions, threat perception plays a central role in the decision-making process within our Agent-Based Model (ABM). To predict threat perception at each timestep in the ABM, we will</w:t>
            </w:r>
            <w:r w:rsidRPr="00F30DDE">
              <w:rPr>
                <w:rFonts w:ascii="Times New Roman" w:hAnsi="Times New Roman" w:cs="Times New Roman"/>
                <w:b/>
                <w:bCs/>
                <w:sz w:val="24"/>
                <w:szCs w:val="24"/>
                <w:lang w:val="en-US"/>
              </w:rPr>
              <w:t xml:space="preserve"> build a model based on multiple independent variables from the survey data using regression methods. </w:t>
            </w:r>
          </w:p>
        </w:tc>
      </w:tr>
    </w:tbl>
    <w:p w14:paraId="18F929D8" w14:textId="77777777" w:rsidR="001F1AE2" w:rsidRDefault="001F1AE2">
      <w:pPr>
        <w:rPr>
          <w:rFonts w:ascii="Times New Roman" w:hAnsi="Times New Roman" w:cs="Times New Roman"/>
        </w:rPr>
      </w:pPr>
    </w:p>
    <w:tbl>
      <w:tblPr>
        <w:tblW w:w="9356"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620"/>
        <w:gridCol w:w="7736"/>
      </w:tblGrid>
      <w:tr w:rsidR="00CF1580" w14:paraId="6C3FD78E" w14:textId="77777777" w:rsidTr="00777EB7">
        <w:trPr>
          <w:trHeight w:val="570"/>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3AE39ECC" w14:textId="0C345E3E" w:rsidR="00CF1580" w:rsidRPr="001D2F4A" w:rsidRDefault="00CF1580" w:rsidP="00CF1580">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Question </w:t>
            </w:r>
            <w:r w:rsidR="00FD19E5">
              <w:rPr>
                <w:rFonts w:ascii="Times New Roman" w:hAnsi="Times New Roman" w:cs="Times New Roman" w:hint="eastAsia"/>
                <w:b/>
                <w:sz w:val="24"/>
                <w:szCs w:val="24"/>
              </w:rPr>
              <w:t>20</w:t>
            </w:r>
            <w:r w:rsidRPr="001D2F4A">
              <w:rPr>
                <w:rFonts w:ascii="Times New Roman" w:eastAsia="Times New Roman" w:hAnsi="Times New Roman" w:cs="Times New Roman"/>
                <w:b/>
                <w:sz w:val="24"/>
                <w:szCs w:val="24"/>
              </w:rPr>
              <w:t>.</w:t>
            </w:r>
          </w:p>
          <w:p w14:paraId="396398F9" w14:textId="494FC104" w:rsidR="00CF1580" w:rsidRPr="001A7B56" w:rsidRDefault="00CF1580" w:rsidP="00CF1580">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 </w:t>
            </w:r>
          </w:p>
        </w:tc>
        <w:tc>
          <w:tcPr>
            <w:tcW w:w="7736" w:type="dxa"/>
            <w:tcBorders>
              <w:top w:val="nil"/>
              <w:left w:val="nil"/>
              <w:bottom w:val="nil"/>
              <w:right w:val="nil"/>
            </w:tcBorders>
            <w:shd w:val="clear" w:color="auto" w:fill="auto"/>
            <w:tcMar>
              <w:top w:w="0" w:type="dxa"/>
              <w:left w:w="100" w:type="dxa"/>
              <w:bottom w:w="0" w:type="dxa"/>
              <w:right w:w="100" w:type="dxa"/>
            </w:tcMar>
          </w:tcPr>
          <w:p w14:paraId="3CF05D80" w14:textId="5CA45060" w:rsidR="00CF1580" w:rsidRPr="001A7B56" w:rsidRDefault="00CF1580" w:rsidP="00CF1580">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To show that you are paying attention, please check only the “Neutral” option as your answer.</w:t>
            </w:r>
          </w:p>
        </w:tc>
      </w:tr>
      <w:tr w:rsidR="00CF1580" w14:paraId="1407EFF6" w14:textId="77777777" w:rsidTr="00777EB7">
        <w:trPr>
          <w:trHeight w:val="1659"/>
        </w:trPr>
        <w:tc>
          <w:tcPr>
            <w:tcW w:w="1620" w:type="dxa"/>
            <w:vMerge/>
            <w:tcBorders>
              <w:top w:val="nil"/>
              <w:left w:val="nil"/>
              <w:bottom w:val="nil"/>
              <w:right w:val="nil"/>
            </w:tcBorders>
            <w:shd w:val="clear" w:color="auto" w:fill="auto"/>
            <w:tcMar>
              <w:top w:w="0" w:type="dxa"/>
              <w:left w:w="100" w:type="dxa"/>
              <w:bottom w:w="0" w:type="dxa"/>
              <w:right w:w="100" w:type="dxa"/>
            </w:tcMar>
          </w:tcPr>
          <w:p w14:paraId="683D5D8B" w14:textId="77777777" w:rsidR="00CF1580" w:rsidRPr="001A7B56" w:rsidRDefault="00CF1580" w:rsidP="00CF1580">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3DD959B1" w14:textId="77777777" w:rsidR="00CF1580" w:rsidRPr="001D2F4A" w:rsidRDefault="00F14859" w:rsidP="00CF1580">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5"/>
                <w:id w:val="-1847474719"/>
              </w:sdtPr>
              <w:sdtEndPr/>
              <w:sdtContent>
                <w:r w:rsidR="00CF1580" w:rsidRPr="001D2F4A">
                  <w:rPr>
                    <w:rFonts w:ascii="Cambria Math" w:eastAsia="Arial Unicode MS" w:hAnsi="Cambria Math" w:cs="Cambria Math"/>
                    <w:color w:val="A6A6A6"/>
                    <w:sz w:val="24"/>
                    <w:szCs w:val="24"/>
                    <w:highlight w:val="white"/>
                  </w:rPr>
                  <w:t>◯</w:t>
                </w:r>
              </w:sdtContent>
            </w:sdt>
            <w:r w:rsidR="00CF1580" w:rsidRPr="001D2F4A">
              <w:rPr>
                <w:rFonts w:ascii="Times New Roman" w:eastAsia="Times New Roman" w:hAnsi="Times New Roman" w:cs="Times New Roman"/>
                <w:color w:val="A6A6A6"/>
                <w:sz w:val="24"/>
                <w:szCs w:val="24"/>
                <w:highlight w:val="white"/>
              </w:rPr>
              <w:t xml:space="preserve"> </w:t>
            </w:r>
            <w:r w:rsidR="00CF1580" w:rsidRPr="001D2F4A">
              <w:rPr>
                <w:rFonts w:ascii="Times New Roman" w:hAnsi="Times New Roman" w:cs="Times New Roman"/>
                <w:color w:val="333333"/>
                <w:sz w:val="24"/>
                <w:szCs w:val="24"/>
                <w:highlight w:val="white"/>
              </w:rPr>
              <w:t>Strongly Disagree</w:t>
            </w:r>
          </w:p>
          <w:p w14:paraId="5652B61D" w14:textId="77777777" w:rsidR="00CF1580" w:rsidRPr="001D2F4A" w:rsidRDefault="00F14859" w:rsidP="00CF1580">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6"/>
                <w:id w:val="-1036962527"/>
              </w:sdtPr>
              <w:sdtEndPr/>
              <w:sdtContent>
                <w:r w:rsidR="00CF1580" w:rsidRPr="001D2F4A">
                  <w:rPr>
                    <w:rFonts w:ascii="Cambria Math" w:eastAsia="Arial Unicode MS" w:hAnsi="Cambria Math" w:cs="Cambria Math"/>
                    <w:color w:val="A6A6A6"/>
                    <w:sz w:val="24"/>
                    <w:szCs w:val="24"/>
                    <w:highlight w:val="white"/>
                  </w:rPr>
                  <w:t>◯</w:t>
                </w:r>
              </w:sdtContent>
            </w:sdt>
            <w:r w:rsidR="00CF1580" w:rsidRPr="001D2F4A">
              <w:rPr>
                <w:rFonts w:ascii="Times New Roman" w:eastAsia="Times New Roman" w:hAnsi="Times New Roman" w:cs="Times New Roman"/>
                <w:color w:val="A6A6A6"/>
                <w:sz w:val="24"/>
                <w:szCs w:val="24"/>
                <w:highlight w:val="white"/>
              </w:rPr>
              <w:t xml:space="preserve"> </w:t>
            </w:r>
            <w:r w:rsidR="00CF1580" w:rsidRPr="001D2F4A">
              <w:rPr>
                <w:rFonts w:ascii="Times New Roman" w:hAnsi="Times New Roman" w:cs="Times New Roman"/>
                <w:color w:val="333333"/>
                <w:sz w:val="24"/>
                <w:szCs w:val="24"/>
                <w:highlight w:val="white"/>
              </w:rPr>
              <w:t>Disagree</w:t>
            </w:r>
          </w:p>
          <w:p w14:paraId="3E215612" w14:textId="77777777" w:rsidR="00CF1580" w:rsidRPr="001D2F4A" w:rsidRDefault="00F14859" w:rsidP="00CF1580">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37"/>
                <w:id w:val="-1997878597"/>
              </w:sdtPr>
              <w:sdtEndPr/>
              <w:sdtContent>
                <w:r w:rsidR="00CF1580" w:rsidRPr="001D2F4A">
                  <w:rPr>
                    <w:rFonts w:ascii="Cambria Math" w:eastAsia="Arial Unicode MS" w:hAnsi="Cambria Math" w:cs="Cambria Math"/>
                    <w:color w:val="A6A6A6"/>
                    <w:sz w:val="24"/>
                    <w:szCs w:val="24"/>
                    <w:highlight w:val="white"/>
                  </w:rPr>
                  <w:t>◯</w:t>
                </w:r>
              </w:sdtContent>
            </w:sdt>
            <w:r w:rsidR="00CF1580" w:rsidRPr="001D2F4A">
              <w:rPr>
                <w:rFonts w:ascii="Times New Roman" w:eastAsia="Times New Roman" w:hAnsi="Times New Roman" w:cs="Times New Roman"/>
                <w:color w:val="A6A6A6"/>
                <w:sz w:val="24"/>
                <w:szCs w:val="24"/>
                <w:highlight w:val="white"/>
              </w:rPr>
              <w:t xml:space="preserve"> </w:t>
            </w:r>
            <w:r w:rsidR="00CF1580" w:rsidRPr="001D2F4A">
              <w:rPr>
                <w:rFonts w:ascii="Times New Roman" w:eastAsia="Times New Roman" w:hAnsi="Times New Roman" w:cs="Times New Roman"/>
                <w:color w:val="333333"/>
                <w:sz w:val="24"/>
                <w:szCs w:val="24"/>
                <w:highlight w:val="white"/>
              </w:rPr>
              <w:t>Neutral</w:t>
            </w:r>
          </w:p>
          <w:p w14:paraId="1FEFBAB8" w14:textId="77777777" w:rsidR="00CF1580" w:rsidRPr="001D2F4A" w:rsidRDefault="00F14859" w:rsidP="00CF1580">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8"/>
                <w:id w:val="-968365440"/>
              </w:sdtPr>
              <w:sdtEndPr/>
              <w:sdtContent>
                <w:r w:rsidR="00CF1580" w:rsidRPr="001D2F4A">
                  <w:rPr>
                    <w:rFonts w:ascii="Cambria Math" w:eastAsia="Arial Unicode MS" w:hAnsi="Cambria Math" w:cs="Cambria Math"/>
                    <w:color w:val="A6A6A6"/>
                    <w:sz w:val="24"/>
                    <w:szCs w:val="24"/>
                    <w:highlight w:val="white"/>
                  </w:rPr>
                  <w:t>◯</w:t>
                </w:r>
              </w:sdtContent>
            </w:sdt>
            <w:r w:rsidR="00CF1580" w:rsidRPr="001D2F4A">
              <w:rPr>
                <w:rFonts w:ascii="Times New Roman" w:eastAsia="Times New Roman" w:hAnsi="Times New Roman" w:cs="Times New Roman"/>
                <w:color w:val="A6A6A6"/>
                <w:sz w:val="24"/>
                <w:szCs w:val="24"/>
                <w:highlight w:val="white"/>
              </w:rPr>
              <w:t xml:space="preserve"> </w:t>
            </w:r>
            <w:r w:rsidR="00CF1580" w:rsidRPr="001D2F4A">
              <w:rPr>
                <w:rFonts w:ascii="Times New Roman" w:hAnsi="Times New Roman" w:cs="Times New Roman"/>
                <w:color w:val="333333"/>
                <w:sz w:val="24"/>
                <w:szCs w:val="24"/>
                <w:highlight w:val="white"/>
              </w:rPr>
              <w:t>Agree</w:t>
            </w:r>
          </w:p>
          <w:p w14:paraId="1CB62DCE" w14:textId="4ADAF7F0" w:rsidR="00CF1580" w:rsidRPr="001A7B56" w:rsidRDefault="00F14859" w:rsidP="00CF1580">
            <w:pPr>
              <w:spacing w:line="240" w:lineRule="auto"/>
              <w:rPr>
                <w:rFonts w:ascii="Times New Roman" w:eastAsia="Times New Roman" w:hAnsi="Times New Roman" w:cs="Times New Roman"/>
                <w:color w:val="000000"/>
                <w:sz w:val="24"/>
                <w:szCs w:val="24"/>
              </w:rPr>
            </w:pPr>
            <w:sdt>
              <w:sdtPr>
                <w:rPr>
                  <w:rFonts w:ascii="Times New Roman" w:hAnsi="Times New Roman" w:cs="Times New Roman"/>
                </w:rPr>
                <w:tag w:val="goog_rdk_239"/>
                <w:id w:val="-1469965639"/>
              </w:sdtPr>
              <w:sdtEndPr/>
              <w:sdtContent>
                <w:r w:rsidR="00CF1580" w:rsidRPr="001D2F4A">
                  <w:rPr>
                    <w:rFonts w:ascii="Cambria Math" w:eastAsia="Arial Unicode MS" w:hAnsi="Cambria Math" w:cs="Cambria Math"/>
                    <w:color w:val="A6A6A6"/>
                    <w:sz w:val="24"/>
                    <w:szCs w:val="24"/>
                    <w:highlight w:val="white"/>
                  </w:rPr>
                  <w:t>◯</w:t>
                </w:r>
              </w:sdtContent>
            </w:sdt>
            <w:r w:rsidR="00CF1580" w:rsidRPr="001D2F4A">
              <w:rPr>
                <w:rFonts w:ascii="Times New Roman" w:eastAsia="Times New Roman" w:hAnsi="Times New Roman" w:cs="Times New Roman"/>
                <w:color w:val="A6A6A6"/>
                <w:sz w:val="24"/>
                <w:szCs w:val="24"/>
                <w:highlight w:val="white"/>
              </w:rPr>
              <w:t xml:space="preserve"> </w:t>
            </w:r>
            <w:r w:rsidR="00CF1580" w:rsidRPr="001D2F4A">
              <w:rPr>
                <w:rFonts w:ascii="Times New Roman" w:hAnsi="Times New Roman" w:cs="Times New Roman"/>
                <w:color w:val="333333"/>
                <w:sz w:val="24"/>
                <w:szCs w:val="24"/>
              </w:rPr>
              <w:t>Strongly Agree</w:t>
            </w:r>
          </w:p>
        </w:tc>
      </w:tr>
      <w:tr w:rsidR="00C22793" w14:paraId="4C784B79" w14:textId="77777777" w:rsidTr="00F30DDE">
        <w:trPr>
          <w:trHeight w:val="1223"/>
        </w:trPr>
        <w:tc>
          <w:tcPr>
            <w:tcW w:w="1620" w:type="dxa"/>
            <w:tcBorders>
              <w:top w:val="nil"/>
              <w:left w:val="nil"/>
              <w:bottom w:val="nil"/>
              <w:right w:val="nil"/>
            </w:tcBorders>
            <w:shd w:val="clear" w:color="auto" w:fill="auto"/>
            <w:tcMar>
              <w:top w:w="0" w:type="dxa"/>
              <w:left w:w="100" w:type="dxa"/>
              <w:bottom w:w="0" w:type="dxa"/>
              <w:right w:w="100" w:type="dxa"/>
            </w:tcMar>
          </w:tcPr>
          <w:p w14:paraId="1106C71C" w14:textId="4CF513E3" w:rsidR="00C22793" w:rsidRPr="00C22793" w:rsidRDefault="00C22793" w:rsidP="00C22793">
            <w:pPr>
              <w:widowControl w:val="0"/>
              <w:pBdr>
                <w:top w:val="nil"/>
                <w:left w:val="nil"/>
                <w:bottom w:val="nil"/>
                <w:right w:val="nil"/>
                <w:between w:val="nil"/>
              </w:pBdr>
              <w:rPr>
                <w:rFonts w:ascii="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4C113DAF" w14:textId="7CB95D8D" w:rsidR="00C22793" w:rsidRPr="00F30DDE" w:rsidRDefault="00F30DDE" w:rsidP="00F30DDE">
            <w:pPr>
              <w:spacing w:line="240" w:lineRule="auto"/>
              <w:jc w:val="both"/>
              <w:rPr>
                <w:rFonts w:ascii="MS Mincho" w:hAnsi="MS Mincho" w:cs="MS Mincho"/>
                <w:color w:val="A6A6A6"/>
                <w:sz w:val="24"/>
                <w:szCs w:val="24"/>
              </w:rPr>
            </w:pPr>
            <w:r w:rsidRPr="00F30DDE">
              <w:rPr>
                <w:rFonts w:ascii="Times New Roman" w:hAnsi="Times New Roman" w:cs="Times New Roman"/>
                <w:sz w:val="24"/>
                <w:szCs w:val="24"/>
                <w:lang w:val="en-US"/>
              </w:rPr>
              <w:t xml:space="preserve">This question is designed to assess </w:t>
            </w:r>
            <w:r w:rsidRPr="0051258F">
              <w:rPr>
                <w:rFonts w:ascii="Times New Roman" w:hAnsi="Times New Roman" w:cs="Times New Roman"/>
                <w:b/>
                <w:bCs/>
                <w:sz w:val="24"/>
                <w:szCs w:val="24"/>
                <w:lang w:val="en-US"/>
              </w:rPr>
              <w:t>whether respondents are paying attention while answering</w:t>
            </w:r>
            <w:r w:rsidRPr="00F30DDE">
              <w:rPr>
                <w:rFonts w:ascii="Times New Roman" w:hAnsi="Times New Roman" w:cs="Times New Roman"/>
                <w:sz w:val="24"/>
                <w:szCs w:val="24"/>
                <w:lang w:val="en-US"/>
              </w:rPr>
              <w:t xml:space="preserve">. We’ve implemented a logic where, </w:t>
            </w:r>
            <w:r w:rsidRPr="00F30DDE">
              <w:rPr>
                <w:rFonts w:ascii="Times New Roman" w:hAnsi="Times New Roman" w:cs="Times New Roman"/>
                <w:b/>
                <w:bCs/>
                <w:sz w:val="24"/>
                <w:szCs w:val="24"/>
                <w:lang w:val="en-US"/>
              </w:rPr>
              <w:t>if respondents select any option other than "Neutral," the survey will automatically skip to the final question and conclude.</w:t>
            </w:r>
          </w:p>
        </w:tc>
      </w:tr>
    </w:tbl>
    <w:p w14:paraId="034E680F" w14:textId="77777777" w:rsidR="008D544F" w:rsidRPr="008D544F" w:rsidRDefault="008D544F">
      <w:pPr>
        <w:rPr>
          <w:rFonts w:ascii="Times New Roman" w:hAnsi="Times New Roman" w:cs="Times New Roman"/>
        </w:rPr>
      </w:pPr>
    </w:p>
    <w:p w14:paraId="18F929D9" w14:textId="77777777" w:rsidR="001F1AE2" w:rsidRDefault="003E2E81" w:rsidP="0D28EAE2">
      <w:pPr>
        <w:spacing w:line="240" w:lineRule="auto"/>
        <w:jc w:val="both"/>
        <w:rPr>
          <w:rFonts w:ascii="Times New Roman" w:eastAsia="Times New Roman" w:hAnsi="Times New Roman" w:cs="Times New Roman"/>
          <w:b/>
          <w:bCs/>
          <w:color w:val="00B0F0"/>
          <w:sz w:val="24"/>
          <w:szCs w:val="24"/>
          <w:lang w:val="en-US"/>
        </w:rPr>
      </w:pPr>
      <w:r w:rsidRPr="0D28EAE2">
        <w:rPr>
          <w:rFonts w:ascii="Times New Roman" w:eastAsia="Times New Roman" w:hAnsi="Times New Roman" w:cs="Times New Roman"/>
          <w:b/>
          <w:bCs/>
          <w:color w:val="00B0F0"/>
          <w:sz w:val="24"/>
          <w:szCs w:val="24"/>
          <w:lang w:val="en-US"/>
        </w:rPr>
        <w:t xml:space="preserve">Part VI.  Coping Perception </w:t>
      </w:r>
    </w:p>
    <w:tbl>
      <w:tblPr>
        <w:tblW w:w="9356" w:type="dxa"/>
        <w:tblLayout w:type="fixed"/>
        <w:tblCellMar>
          <w:top w:w="100" w:type="dxa"/>
          <w:left w:w="100" w:type="dxa"/>
          <w:bottom w:w="100" w:type="dxa"/>
          <w:right w:w="100" w:type="dxa"/>
        </w:tblCellMar>
        <w:tblLook w:val="0600" w:firstRow="0" w:lastRow="0" w:firstColumn="0" w:lastColumn="0" w:noHBand="1" w:noVBand="1"/>
      </w:tblPr>
      <w:tblGrid>
        <w:gridCol w:w="1560"/>
        <w:gridCol w:w="75"/>
        <w:gridCol w:w="2901"/>
        <w:gridCol w:w="993"/>
        <w:gridCol w:w="1134"/>
        <w:gridCol w:w="992"/>
        <w:gridCol w:w="709"/>
        <w:gridCol w:w="992"/>
      </w:tblGrid>
      <w:tr w:rsidR="001F1AE2" w14:paraId="18F929DD" w14:textId="77777777" w:rsidTr="0D28EAE2">
        <w:trPr>
          <w:trHeight w:val="571"/>
        </w:trPr>
        <w:tc>
          <w:tcPr>
            <w:tcW w:w="1635" w:type="dxa"/>
            <w:gridSpan w:val="2"/>
            <w:tcMar>
              <w:top w:w="0" w:type="dxa"/>
              <w:left w:w="100" w:type="dxa"/>
              <w:bottom w:w="0" w:type="dxa"/>
              <w:right w:w="100" w:type="dxa"/>
            </w:tcMar>
            <w:vAlign w:val="center"/>
          </w:tcPr>
          <w:p w14:paraId="7B337021" w14:textId="60720F57" w:rsidR="001F1AE2" w:rsidRDefault="003E2E81" w:rsidP="00CE4E88">
            <w:pPr>
              <w:spacing w:line="240" w:lineRule="auto"/>
              <w:jc w:val="center"/>
              <w:rPr>
                <w:rFonts w:ascii="Times New Roman" w:eastAsia="Times New Roman" w:hAnsi="Times New Roman" w:cs="Times New Roman"/>
                <w:b/>
                <w:sz w:val="24"/>
                <w:szCs w:val="24"/>
                <w:highlight w:val="white"/>
              </w:rPr>
            </w:pPr>
            <w:r w:rsidRPr="00AC77E0">
              <w:rPr>
                <w:rFonts w:ascii="Times New Roman" w:eastAsia="Times New Roman" w:hAnsi="Times New Roman" w:cs="Times New Roman"/>
                <w:b/>
                <w:sz w:val="24"/>
                <w:szCs w:val="24"/>
                <w:highlight w:val="cyan"/>
              </w:rPr>
              <w:t>Question</w:t>
            </w:r>
            <w:r w:rsidR="00FD19E5">
              <w:rPr>
                <w:rFonts w:ascii="Times New Roman" w:hAnsi="Times New Roman" w:cs="Times New Roman" w:hint="eastAsia"/>
                <w:b/>
                <w:sz w:val="24"/>
                <w:szCs w:val="24"/>
                <w:highlight w:val="cyan"/>
              </w:rPr>
              <w:t xml:space="preserve"> 21</w:t>
            </w:r>
            <w:r>
              <w:rPr>
                <w:rFonts w:ascii="Times New Roman" w:eastAsia="Times New Roman" w:hAnsi="Times New Roman" w:cs="Times New Roman"/>
                <w:b/>
                <w:sz w:val="24"/>
                <w:szCs w:val="24"/>
                <w:highlight w:val="white"/>
              </w:rPr>
              <w:t>.</w:t>
            </w:r>
          </w:p>
          <w:p w14:paraId="18F929DA" w14:textId="44288A07" w:rsidR="00CE4E88" w:rsidRPr="00CE4E88" w:rsidRDefault="00CE4E88" w:rsidP="00CE4E88">
            <w:pPr>
              <w:spacing w:line="240" w:lineRule="auto"/>
              <w:jc w:val="center"/>
              <w:rPr>
                <w:rFonts w:ascii="Times New Roman" w:hAnsi="Times New Roman" w:cs="Times New Roman"/>
                <w:b/>
                <w:sz w:val="24"/>
                <w:szCs w:val="24"/>
                <w:highlight w:val="cyan"/>
              </w:rPr>
            </w:pPr>
            <w:r>
              <w:rPr>
                <w:rFonts w:ascii="Times New Roman" w:hAnsi="Times New Roman" w:cs="Times New Roman"/>
                <w:b/>
                <w:sz w:val="24"/>
                <w:szCs w:val="24"/>
                <w:highlight w:val="cyan"/>
              </w:rPr>
              <w:t>(</w:t>
            </w:r>
            <w:r>
              <w:rPr>
                <w:rFonts w:ascii="Times New Roman" w:hAnsi="Times New Roman" w:cs="Times New Roman" w:hint="eastAsia"/>
                <w:b/>
                <w:sz w:val="24"/>
                <w:szCs w:val="24"/>
                <w:highlight w:val="cyan"/>
              </w:rPr>
              <w:t>F</w:t>
            </w:r>
            <w:r>
              <w:rPr>
                <w:rFonts w:ascii="Times New Roman" w:hAnsi="Times New Roman" w:cs="Times New Roman"/>
                <w:b/>
                <w:sz w:val="24"/>
                <w:szCs w:val="24"/>
                <w:highlight w:val="cyan"/>
              </w:rPr>
              <w:t>or ABM)</w:t>
            </w:r>
          </w:p>
        </w:tc>
        <w:tc>
          <w:tcPr>
            <w:tcW w:w="7721" w:type="dxa"/>
            <w:gridSpan w:val="6"/>
            <w:tcMar>
              <w:top w:w="0" w:type="dxa"/>
              <w:left w:w="100" w:type="dxa"/>
              <w:bottom w:w="0" w:type="dxa"/>
              <w:right w:w="100" w:type="dxa"/>
            </w:tcMar>
          </w:tcPr>
          <w:p w14:paraId="18F929DB" w14:textId="77777777" w:rsidR="001F1AE2" w:rsidRDefault="003E2E81" w:rsidP="0D28EAE2">
            <w:pPr>
              <w:spacing w:line="240" w:lineRule="auto"/>
              <w:rPr>
                <w:rFonts w:ascii="Times New Roman" w:eastAsia="Times New Roman" w:hAnsi="Times New Roman" w:cs="Times New Roman"/>
                <w:b/>
                <w:bCs/>
                <w:sz w:val="24"/>
                <w:szCs w:val="24"/>
                <w:lang w:val="en-US"/>
              </w:rPr>
            </w:pPr>
            <w:r w:rsidRPr="0D28EAE2">
              <w:rPr>
                <w:rFonts w:ascii="Times New Roman" w:eastAsia="Times New Roman" w:hAnsi="Times New Roman" w:cs="Times New Roman"/>
                <w:b/>
                <w:bCs/>
                <w:sz w:val="24"/>
                <w:szCs w:val="24"/>
                <w:lang w:val="en-US"/>
              </w:rPr>
              <w:t xml:space="preserve">The following questions are about </w:t>
            </w:r>
            <w:r w:rsidRPr="0D28EAE2">
              <w:rPr>
                <w:rFonts w:ascii="Times New Roman" w:eastAsia="Times New Roman" w:hAnsi="Times New Roman" w:cs="Times New Roman"/>
                <w:b/>
                <w:bCs/>
                <w:sz w:val="24"/>
                <w:szCs w:val="24"/>
                <w:u w:val="single"/>
                <w:lang w:val="en-US"/>
              </w:rPr>
              <w:t>your coping capacity for floods</w:t>
            </w:r>
            <w:r w:rsidRPr="0D28EAE2">
              <w:rPr>
                <w:rFonts w:ascii="Times New Roman" w:eastAsia="Times New Roman" w:hAnsi="Times New Roman" w:cs="Times New Roman"/>
                <w:b/>
                <w:bCs/>
                <w:sz w:val="24"/>
                <w:szCs w:val="24"/>
                <w:lang w:val="en-US"/>
              </w:rPr>
              <w:t>.</w:t>
            </w:r>
          </w:p>
          <w:p w14:paraId="18F929DC" w14:textId="77777777" w:rsidR="001F1AE2" w:rsidRDefault="003E2E81" w:rsidP="0D28EAE2">
            <w:pPr>
              <w:spacing w:line="240" w:lineRule="auto"/>
              <w:rPr>
                <w:rFonts w:ascii="Times New Roman" w:eastAsia="Times New Roman" w:hAnsi="Times New Roman" w:cs="Times New Roman"/>
                <w:color w:val="333333"/>
                <w:sz w:val="24"/>
                <w:szCs w:val="24"/>
                <w:highlight w:val="white"/>
                <w:lang w:val="en-US"/>
              </w:rPr>
            </w:pPr>
            <w:r w:rsidRPr="0D28EAE2">
              <w:rPr>
                <w:rFonts w:ascii="Times New Roman" w:eastAsia="Times New Roman" w:hAnsi="Times New Roman" w:cs="Times New Roman"/>
                <w:i/>
                <w:iCs/>
                <w:sz w:val="24"/>
                <w:szCs w:val="24"/>
                <w:lang w:val="en-US"/>
              </w:rPr>
              <w:t>Please indicate how well you agree with the following statements.</w:t>
            </w:r>
          </w:p>
        </w:tc>
      </w:tr>
      <w:tr w:rsidR="001F1AE2" w14:paraId="18F929E4" w14:textId="77777777" w:rsidTr="0D28EAE2">
        <w:trPr>
          <w:trHeight w:val="24"/>
        </w:trPr>
        <w:tc>
          <w:tcPr>
            <w:tcW w:w="4536" w:type="dxa"/>
            <w:gridSpan w:val="3"/>
            <w:shd w:val="clear" w:color="auto" w:fill="auto"/>
            <w:tcMar>
              <w:top w:w="100" w:type="dxa"/>
              <w:left w:w="100" w:type="dxa"/>
              <w:bottom w:w="100" w:type="dxa"/>
              <w:right w:w="100" w:type="dxa"/>
            </w:tcMar>
          </w:tcPr>
          <w:p w14:paraId="18F929DE" w14:textId="77777777" w:rsidR="001F1AE2" w:rsidRDefault="001F1AE2">
            <w:pPr>
              <w:spacing w:line="240" w:lineRule="auto"/>
              <w:rPr>
                <w:rFonts w:ascii="Times New Roman" w:eastAsia="Times New Roman" w:hAnsi="Times New Roman" w:cs="Times New Roman"/>
                <w:sz w:val="24"/>
                <w:szCs w:val="24"/>
                <w:highlight w:val="white"/>
              </w:rPr>
            </w:pPr>
            <w:bookmarkStart w:id="10" w:name="_heading=h.17dp8vu" w:colFirst="0" w:colLast="0"/>
            <w:bookmarkEnd w:id="10"/>
          </w:p>
        </w:tc>
        <w:tc>
          <w:tcPr>
            <w:tcW w:w="993" w:type="dxa"/>
            <w:shd w:val="clear" w:color="auto" w:fill="auto"/>
            <w:tcMar>
              <w:top w:w="0" w:type="dxa"/>
              <w:left w:w="100" w:type="dxa"/>
              <w:bottom w:w="0" w:type="dxa"/>
              <w:right w:w="100" w:type="dxa"/>
            </w:tcMar>
            <w:vAlign w:val="center"/>
          </w:tcPr>
          <w:p w14:paraId="18F929DF"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Strongly disagree</w:t>
            </w:r>
          </w:p>
        </w:tc>
        <w:tc>
          <w:tcPr>
            <w:tcW w:w="1134" w:type="dxa"/>
            <w:shd w:val="clear" w:color="auto" w:fill="auto"/>
            <w:vAlign w:val="center"/>
          </w:tcPr>
          <w:p w14:paraId="18F929E0" w14:textId="77777777" w:rsidR="001F1AE2" w:rsidRDefault="003E2E81">
            <w:pPr>
              <w:spacing w:line="240" w:lineRule="auto"/>
              <w:ind w:right="123"/>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disagree</w:t>
            </w:r>
          </w:p>
        </w:tc>
        <w:tc>
          <w:tcPr>
            <w:tcW w:w="992" w:type="dxa"/>
            <w:shd w:val="clear" w:color="auto" w:fill="auto"/>
            <w:vAlign w:val="center"/>
          </w:tcPr>
          <w:p w14:paraId="18F929E1"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Neutral</w:t>
            </w:r>
          </w:p>
        </w:tc>
        <w:tc>
          <w:tcPr>
            <w:tcW w:w="709" w:type="dxa"/>
            <w:shd w:val="clear" w:color="auto" w:fill="auto"/>
            <w:vAlign w:val="center"/>
          </w:tcPr>
          <w:p w14:paraId="18F929E2"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agree</w:t>
            </w:r>
          </w:p>
        </w:tc>
        <w:tc>
          <w:tcPr>
            <w:tcW w:w="992" w:type="dxa"/>
            <w:shd w:val="clear" w:color="auto" w:fill="auto"/>
            <w:vAlign w:val="center"/>
          </w:tcPr>
          <w:p w14:paraId="18F929E3"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Strongly agree</w:t>
            </w:r>
          </w:p>
        </w:tc>
      </w:tr>
      <w:tr w:rsidR="00481B81" w14:paraId="18F929EB" w14:textId="77777777" w:rsidTr="0D28EAE2">
        <w:trPr>
          <w:trHeight w:val="24"/>
        </w:trPr>
        <w:tc>
          <w:tcPr>
            <w:tcW w:w="4536" w:type="dxa"/>
            <w:gridSpan w:val="3"/>
            <w:shd w:val="clear" w:color="auto" w:fill="auto"/>
            <w:tcMar>
              <w:top w:w="100" w:type="dxa"/>
              <w:left w:w="100" w:type="dxa"/>
              <w:bottom w:w="100" w:type="dxa"/>
              <w:right w:w="100" w:type="dxa"/>
            </w:tcMar>
          </w:tcPr>
          <w:p w14:paraId="18F929E5" w14:textId="283AB092" w:rsidR="00481B81" w:rsidRDefault="00481B81" w:rsidP="00481B81">
            <w:pPr>
              <w:spacing w:line="240" w:lineRule="auto"/>
              <w:rPr>
                <w:rFonts w:ascii="Times New Roman" w:eastAsia="Times New Roman" w:hAnsi="Times New Roman" w:cs="Times New Roman"/>
                <w:sz w:val="20"/>
                <w:szCs w:val="20"/>
                <w:highlight w:val="white"/>
              </w:rPr>
            </w:pPr>
            <w:r w:rsidRPr="001D2F4A">
              <w:rPr>
                <w:rFonts w:ascii="Times New Roman" w:eastAsia="Times New Roman" w:hAnsi="Times New Roman" w:cs="Times New Roman"/>
                <w:sz w:val="20"/>
                <w:szCs w:val="20"/>
              </w:rPr>
              <w:t>1. I am confident that I know the necessary flood mitigation actions to take before and after the floods to reduce damage.</w:t>
            </w:r>
          </w:p>
        </w:tc>
        <w:tc>
          <w:tcPr>
            <w:tcW w:w="993" w:type="dxa"/>
            <w:shd w:val="clear" w:color="auto" w:fill="auto"/>
            <w:tcMar>
              <w:top w:w="0" w:type="dxa"/>
              <w:left w:w="100" w:type="dxa"/>
              <w:bottom w:w="0" w:type="dxa"/>
              <w:right w:w="100" w:type="dxa"/>
            </w:tcMar>
            <w:vAlign w:val="center"/>
          </w:tcPr>
          <w:p w14:paraId="18F929E6" w14:textId="5339674A" w:rsidR="00481B81" w:rsidRDefault="00F14859" w:rsidP="00481B81">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05"/>
                <w:id w:val="1794941973"/>
              </w:sdtPr>
              <w:sdtEndPr/>
              <w:sdtContent>
                <w:r w:rsidR="00481B81" w:rsidRPr="001D2F4A">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E7" w14:textId="11052BFD" w:rsidR="00481B81" w:rsidRDefault="00F14859" w:rsidP="00481B81">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106"/>
                <w:id w:val="389233726"/>
              </w:sdtPr>
              <w:sdtEndPr/>
              <w:sdtContent>
                <w:r w:rsidR="00481B81" w:rsidRPr="001D2F4A">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E8" w14:textId="42C2B1D4" w:rsidR="00481B81" w:rsidRDefault="00F14859" w:rsidP="00481B81">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07"/>
                <w:id w:val="2071614483"/>
              </w:sdtPr>
              <w:sdtEndPr/>
              <w:sdtContent>
                <w:r w:rsidR="00481B81" w:rsidRPr="001D2F4A">
                  <w:rPr>
                    <w:rFonts w:ascii="Cambria Math" w:eastAsia="Arial Unicode MS" w:hAnsi="Cambria Math" w:cs="Cambria Math"/>
                    <w:color w:val="A6A6A6"/>
                    <w:sz w:val="24"/>
                    <w:szCs w:val="24"/>
                  </w:rPr>
                  <w:t>◯</w:t>
                </w:r>
              </w:sdtContent>
            </w:sdt>
          </w:p>
        </w:tc>
        <w:tc>
          <w:tcPr>
            <w:tcW w:w="709" w:type="dxa"/>
            <w:shd w:val="clear" w:color="auto" w:fill="auto"/>
            <w:vAlign w:val="center"/>
          </w:tcPr>
          <w:p w14:paraId="18F929E9" w14:textId="4D6A245F" w:rsidR="00481B81" w:rsidRDefault="00F14859" w:rsidP="00481B81">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08"/>
                <w:id w:val="-1089310018"/>
              </w:sdtPr>
              <w:sdtEndPr/>
              <w:sdtContent>
                <w:r w:rsidR="00481B81" w:rsidRPr="001D2F4A">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EA" w14:textId="7C1F3958" w:rsidR="00481B81" w:rsidRDefault="00F14859" w:rsidP="00481B81">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09"/>
                <w:id w:val="1234513705"/>
              </w:sdtPr>
              <w:sdtEndPr/>
              <w:sdtContent>
                <w:r w:rsidR="00481B81" w:rsidRPr="001D2F4A">
                  <w:rPr>
                    <w:rFonts w:ascii="Cambria Math" w:eastAsia="Arial Unicode MS" w:hAnsi="Cambria Math" w:cs="Cambria Math"/>
                    <w:color w:val="A6A6A6"/>
                    <w:sz w:val="24"/>
                    <w:szCs w:val="24"/>
                  </w:rPr>
                  <w:t>◯</w:t>
                </w:r>
              </w:sdtContent>
            </w:sdt>
          </w:p>
        </w:tc>
      </w:tr>
      <w:tr w:rsidR="00481B81" w14:paraId="18F929F2" w14:textId="77777777" w:rsidTr="0D28EAE2">
        <w:trPr>
          <w:trHeight w:val="24"/>
        </w:trPr>
        <w:tc>
          <w:tcPr>
            <w:tcW w:w="4536" w:type="dxa"/>
            <w:gridSpan w:val="3"/>
            <w:shd w:val="clear" w:color="auto" w:fill="auto"/>
            <w:tcMar>
              <w:top w:w="100" w:type="dxa"/>
              <w:left w:w="100" w:type="dxa"/>
              <w:bottom w:w="100" w:type="dxa"/>
              <w:right w:w="100" w:type="dxa"/>
            </w:tcMar>
          </w:tcPr>
          <w:p w14:paraId="18F929EC" w14:textId="5E8C2386" w:rsidR="00481B81" w:rsidRDefault="00481B81" w:rsidP="00481B81">
            <w:pPr>
              <w:rPr>
                <w:rFonts w:ascii="Times New Roman" w:eastAsia="Times New Roman" w:hAnsi="Times New Roman" w:cs="Times New Roman"/>
                <w:color w:val="000000"/>
              </w:rPr>
            </w:pPr>
            <w:r w:rsidRPr="001D2F4A">
              <w:rPr>
                <w:rFonts w:ascii="Times New Roman" w:hAnsi="Times New Roman" w:cs="Times New Roman"/>
                <w:color w:val="000000"/>
                <w:sz w:val="20"/>
                <w:szCs w:val="20"/>
              </w:rPr>
              <w:t>2</w:t>
            </w:r>
            <w:r w:rsidRPr="001D2F4A">
              <w:rPr>
                <w:rFonts w:ascii="Times New Roman" w:eastAsia="Times New Roman" w:hAnsi="Times New Roman" w:cs="Times New Roman"/>
                <w:color w:val="000000"/>
                <w:sz w:val="20"/>
                <w:szCs w:val="20"/>
              </w:rPr>
              <w:t>. I am confident that I can prevent flood losses by implementing flood mitigation strategies</w:t>
            </w:r>
            <w:r w:rsidRPr="001D2F4A">
              <w:rPr>
                <w:rFonts w:ascii="Times New Roman" w:hAnsi="Times New Roman" w:cs="Times New Roman"/>
                <w:color w:val="000000"/>
                <w:sz w:val="20"/>
                <w:szCs w:val="20"/>
              </w:rPr>
              <w:t>.</w:t>
            </w:r>
          </w:p>
        </w:tc>
        <w:tc>
          <w:tcPr>
            <w:tcW w:w="993" w:type="dxa"/>
            <w:shd w:val="clear" w:color="auto" w:fill="auto"/>
            <w:tcMar>
              <w:top w:w="0" w:type="dxa"/>
              <w:left w:w="100" w:type="dxa"/>
              <w:bottom w:w="0" w:type="dxa"/>
              <w:right w:w="100" w:type="dxa"/>
            </w:tcMar>
            <w:vAlign w:val="center"/>
          </w:tcPr>
          <w:p w14:paraId="18F929ED" w14:textId="2B043190" w:rsidR="00481B81" w:rsidRDefault="00F14859" w:rsidP="00481B81">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15"/>
                <w:id w:val="861485072"/>
              </w:sdtPr>
              <w:sdtEndPr/>
              <w:sdtContent>
                <w:r w:rsidR="00481B81" w:rsidRPr="001D2F4A">
                  <w:rPr>
                    <w:rFonts w:ascii="Cambria Math" w:eastAsia="Arial Unicode MS" w:hAnsi="Cambria Math" w:cs="Cambria Math"/>
                    <w:color w:val="A6A6A6"/>
                    <w:sz w:val="24"/>
                    <w:szCs w:val="24"/>
                  </w:rPr>
                  <w:t>◯</w:t>
                </w:r>
              </w:sdtContent>
            </w:sdt>
          </w:p>
        </w:tc>
        <w:tc>
          <w:tcPr>
            <w:tcW w:w="1134" w:type="dxa"/>
            <w:shd w:val="clear" w:color="auto" w:fill="auto"/>
            <w:vAlign w:val="center"/>
          </w:tcPr>
          <w:p w14:paraId="18F929EE" w14:textId="7FB68077" w:rsidR="00481B81" w:rsidRDefault="00F14859" w:rsidP="00481B81">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116"/>
                <w:id w:val="458773379"/>
              </w:sdtPr>
              <w:sdtEndPr/>
              <w:sdtContent>
                <w:r w:rsidR="00481B81" w:rsidRPr="001D2F4A">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EF" w14:textId="0D995F8D" w:rsidR="00481B81" w:rsidRDefault="00F14859" w:rsidP="00481B81">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17"/>
                <w:id w:val="563301559"/>
              </w:sdtPr>
              <w:sdtEndPr/>
              <w:sdtContent>
                <w:r w:rsidR="00481B81" w:rsidRPr="001D2F4A">
                  <w:rPr>
                    <w:rFonts w:ascii="Cambria Math" w:eastAsia="Arial Unicode MS" w:hAnsi="Cambria Math" w:cs="Cambria Math"/>
                    <w:color w:val="A6A6A6"/>
                    <w:sz w:val="24"/>
                    <w:szCs w:val="24"/>
                  </w:rPr>
                  <w:t>◯</w:t>
                </w:r>
              </w:sdtContent>
            </w:sdt>
          </w:p>
        </w:tc>
        <w:tc>
          <w:tcPr>
            <w:tcW w:w="709" w:type="dxa"/>
            <w:shd w:val="clear" w:color="auto" w:fill="auto"/>
            <w:vAlign w:val="center"/>
          </w:tcPr>
          <w:p w14:paraId="18F929F0" w14:textId="47D6C469" w:rsidR="00481B81" w:rsidRDefault="00F14859" w:rsidP="00481B81">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18"/>
                <w:id w:val="1705211394"/>
              </w:sdtPr>
              <w:sdtEndPr/>
              <w:sdtContent>
                <w:r w:rsidR="00481B81" w:rsidRPr="001D2F4A">
                  <w:rPr>
                    <w:rFonts w:ascii="Cambria Math" w:eastAsia="Arial Unicode MS" w:hAnsi="Cambria Math" w:cs="Cambria Math"/>
                    <w:color w:val="A6A6A6"/>
                    <w:sz w:val="24"/>
                    <w:szCs w:val="24"/>
                  </w:rPr>
                  <w:t>◯</w:t>
                </w:r>
              </w:sdtContent>
            </w:sdt>
          </w:p>
        </w:tc>
        <w:tc>
          <w:tcPr>
            <w:tcW w:w="992" w:type="dxa"/>
            <w:shd w:val="clear" w:color="auto" w:fill="auto"/>
            <w:vAlign w:val="center"/>
          </w:tcPr>
          <w:p w14:paraId="18F929F1" w14:textId="66E0E4E1" w:rsidR="00481B81" w:rsidRDefault="00F14859" w:rsidP="00481B81">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19"/>
                <w:id w:val="-1731757597"/>
              </w:sdtPr>
              <w:sdtEndPr/>
              <w:sdtContent>
                <w:r w:rsidR="00481B81" w:rsidRPr="001D2F4A">
                  <w:rPr>
                    <w:rFonts w:ascii="Cambria Math" w:eastAsia="Arial Unicode MS" w:hAnsi="Cambria Math" w:cs="Cambria Math"/>
                    <w:color w:val="A6A6A6"/>
                    <w:sz w:val="24"/>
                    <w:szCs w:val="24"/>
                  </w:rPr>
                  <w:t>◯</w:t>
                </w:r>
              </w:sdtContent>
            </w:sdt>
          </w:p>
        </w:tc>
      </w:tr>
      <w:tr w:rsidR="0051258F" w14:paraId="3DFD043F" w14:textId="77777777" w:rsidTr="0051258F">
        <w:trPr>
          <w:trHeight w:val="307"/>
        </w:trPr>
        <w:tc>
          <w:tcPr>
            <w:tcW w:w="1560" w:type="dxa"/>
            <w:shd w:val="clear" w:color="auto" w:fill="auto"/>
            <w:tcMar>
              <w:top w:w="100" w:type="dxa"/>
              <w:left w:w="100" w:type="dxa"/>
              <w:bottom w:w="100" w:type="dxa"/>
              <w:right w:w="100" w:type="dxa"/>
            </w:tcMar>
          </w:tcPr>
          <w:p w14:paraId="6AC3D2B3" w14:textId="18882096" w:rsidR="0051258F" w:rsidRDefault="0051258F" w:rsidP="0051258F">
            <w:pPr>
              <w:rPr>
                <w:rFonts w:ascii="Times New Roman" w:eastAsia="Times New Roman" w:hAnsi="Times New Roman" w:cs="Times New Roman"/>
                <w:color w:val="000000"/>
                <w:sz w:val="20"/>
                <w:szCs w:val="20"/>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96" w:type="dxa"/>
            <w:gridSpan w:val="7"/>
            <w:shd w:val="clear" w:color="auto" w:fill="auto"/>
            <w:tcMar>
              <w:top w:w="0" w:type="dxa"/>
              <w:left w:w="100" w:type="dxa"/>
              <w:bottom w:w="0" w:type="dxa"/>
              <w:right w:w="100" w:type="dxa"/>
            </w:tcMar>
          </w:tcPr>
          <w:p w14:paraId="7B887BA9" w14:textId="1B1F8A74" w:rsidR="0051258F" w:rsidRDefault="00154D42" w:rsidP="004E15B4">
            <w:pPr>
              <w:spacing w:line="240" w:lineRule="auto"/>
              <w:jc w:val="both"/>
            </w:pPr>
            <w:r w:rsidRPr="00154D42">
              <w:rPr>
                <w:rFonts w:ascii="Times New Roman" w:hAnsi="Times New Roman" w:cs="Times New Roman"/>
                <w:sz w:val="24"/>
                <w:szCs w:val="24"/>
                <w:lang w:val="en-US"/>
              </w:rPr>
              <w:t xml:space="preserve">These questions help us gather information on </w:t>
            </w:r>
            <w:r w:rsidRPr="00154D42">
              <w:rPr>
                <w:rFonts w:ascii="Times New Roman" w:hAnsi="Times New Roman" w:cs="Times New Roman"/>
                <w:b/>
                <w:bCs/>
                <w:sz w:val="24"/>
                <w:szCs w:val="24"/>
                <w:lang w:val="en-US"/>
              </w:rPr>
              <w:t>households' self-efficacy</w:t>
            </w:r>
            <w:r w:rsidRPr="00154D42">
              <w:rPr>
                <w:rFonts w:ascii="Times New Roman" w:hAnsi="Times New Roman" w:cs="Times New Roman"/>
                <w:sz w:val="24"/>
                <w:szCs w:val="24"/>
                <w:lang w:val="en-US"/>
              </w:rPr>
              <w:t xml:space="preserve"> regarding flood preparedness. Self-efficacy is a key component of coping perception, and the responses will be used to quantify overall coping perception.</w:t>
            </w:r>
          </w:p>
        </w:tc>
      </w:tr>
    </w:tbl>
    <w:p w14:paraId="18F929FA" w14:textId="77777777" w:rsidR="001F1AE2" w:rsidRDefault="001F1AE2">
      <w:pPr>
        <w:spacing w:line="240" w:lineRule="auto"/>
        <w:rPr>
          <w:rFonts w:ascii="Times New Roman" w:hAnsi="Times New Roman" w:cs="Times New Roman"/>
          <w:b/>
          <w:color w:val="00B0F0"/>
          <w:sz w:val="24"/>
          <w:szCs w:val="24"/>
        </w:rPr>
      </w:pPr>
    </w:p>
    <w:p w14:paraId="51DC6529" w14:textId="77777777" w:rsidR="00FA4AB4" w:rsidRPr="008125A0" w:rsidRDefault="00FA4AB4">
      <w:pPr>
        <w:spacing w:line="240" w:lineRule="auto"/>
        <w:rPr>
          <w:rFonts w:ascii="Times New Roman" w:hAnsi="Times New Roman" w:cs="Times New Roman"/>
          <w:b/>
          <w:color w:val="00B0F0"/>
          <w:sz w:val="24"/>
          <w:szCs w:val="24"/>
        </w:rPr>
      </w:pPr>
    </w:p>
    <w:p w14:paraId="18F929FB" w14:textId="4FE7C399" w:rsidR="001F1AE2" w:rsidRDefault="003E2E81">
      <w:pPr>
        <w:spacing w:line="240" w:lineRule="auto"/>
        <w:rPr>
          <w:rFonts w:ascii="Times New Roman" w:eastAsia="Times New Roman" w:hAnsi="Times New Roman" w:cs="Times New Roman"/>
        </w:rPr>
      </w:pPr>
      <w:r>
        <w:rPr>
          <w:rFonts w:ascii="Times New Roman" w:eastAsia="Times New Roman" w:hAnsi="Times New Roman" w:cs="Times New Roman"/>
          <w:b/>
          <w:color w:val="00B0F0"/>
          <w:sz w:val="24"/>
          <w:szCs w:val="24"/>
        </w:rPr>
        <w:t xml:space="preserve">Part VII.  </w:t>
      </w:r>
      <w:r w:rsidR="0005427E">
        <w:rPr>
          <w:rFonts w:ascii="Times New Roman" w:hAnsi="Times New Roman" w:cs="Times New Roman" w:hint="eastAsia"/>
          <w:b/>
          <w:color w:val="00B0F0"/>
          <w:sz w:val="24"/>
          <w:szCs w:val="24"/>
        </w:rPr>
        <w:t xml:space="preserve">Coping and </w:t>
      </w:r>
      <w:r>
        <w:rPr>
          <w:rFonts w:ascii="Times New Roman" w:eastAsia="Times New Roman" w:hAnsi="Times New Roman" w:cs="Times New Roman"/>
          <w:b/>
          <w:color w:val="00B0F0"/>
          <w:sz w:val="24"/>
          <w:szCs w:val="24"/>
        </w:rPr>
        <w:t>Stakeholder Perception</w:t>
      </w:r>
    </w:p>
    <w:tbl>
      <w:tblPr>
        <w:tblW w:w="9345" w:type="dxa"/>
        <w:tblLayout w:type="fixed"/>
        <w:tblCellMar>
          <w:top w:w="100" w:type="dxa"/>
          <w:left w:w="100" w:type="dxa"/>
          <w:bottom w:w="100" w:type="dxa"/>
          <w:right w:w="100" w:type="dxa"/>
        </w:tblCellMar>
        <w:tblLook w:val="0600" w:firstRow="0" w:lastRow="0" w:firstColumn="0" w:lastColumn="0" w:noHBand="1" w:noVBand="1"/>
      </w:tblPr>
      <w:tblGrid>
        <w:gridCol w:w="1560"/>
        <w:gridCol w:w="60"/>
        <w:gridCol w:w="2895"/>
        <w:gridCol w:w="1005"/>
        <w:gridCol w:w="1140"/>
        <w:gridCol w:w="990"/>
        <w:gridCol w:w="705"/>
        <w:gridCol w:w="990"/>
      </w:tblGrid>
      <w:tr w:rsidR="00113339" w14:paraId="18F92A00" w14:textId="77777777" w:rsidTr="0D28EAE2">
        <w:trPr>
          <w:trHeight w:val="626"/>
        </w:trPr>
        <w:tc>
          <w:tcPr>
            <w:tcW w:w="1620" w:type="dxa"/>
            <w:gridSpan w:val="2"/>
            <w:shd w:val="clear" w:color="auto" w:fill="auto"/>
            <w:tcMar>
              <w:top w:w="0" w:type="dxa"/>
              <w:left w:w="100" w:type="dxa"/>
              <w:bottom w:w="0" w:type="dxa"/>
              <w:right w:w="100" w:type="dxa"/>
            </w:tcMar>
            <w:vAlign w:val="center"/>
          </w:tcPr>
          <w:p w14:paraId="152AD308" w14:textId="6E5EBC7A" w:rsidR="00113339" w:rsidRPr="001D2F4A" w:rsidRDefault="00113339" w:rsidP="00113339">
            <w:pPr>
              <w:spacing w:line="240" w:lineRule="auto"/>
              <w:jc w:val="center"/>
              <w:rPr>
                <w:rFonts w:ascii="Times New Roman" w:hAnsi="Times New Roman" w:cs="Times New Roman" w:hint="eastAsia"/>
                <w:b/>
                <w:sz w:val="24"/>
                <w:szCs w:val="24"/>
                <w:highlight w:val="cyan"/>
              </w:rPr>
            </w:pPr>
            <w:r w:rsidRPr="001D2F4A">
              <w:rPr>
                <w:rFonts w:ascii="Times New Roman" w:eastAsia="Times New Roman" w:hAnsi="Times New Roman" w:cs="Times New Roman"/>
                <w:b/>
                <w:sz w:val="24"/>
                <w:szCs w:val="24"/>
                <w:highlight w:val="cyan"/>
              </w:rPr>
              <w:lastRenderedPageBreak/>
              <w:t>Question 2</w:t>
            </w:r>
            <w:r w:rsidR="00FD19E5">
              <w:rPr>
                <w:rFonts w:ascii="Times New Roman" w:hAnsi="Times New Roman" w:cs="Times New Roman" w:hint="eastAsia"/>
                <w:b/>
                <w:sz w:val="24"/>
                <w:szCs w:val="24"/>
                <w:highlight w:val="cyan"/>
              </w:rPr>
              <w:t>2</w:t>
            </w:r>
          </w:p>
          <w:p w14:paraId="18F929FC" w14:textId="26EE9ACC" w:rsidR="00113339" w:rsidRPr="00CE4E88" w:rsidRDefault="00113339" w:rsidP="00113339">
            <w:pPr>
              <w:spacing w:line="240" w:lineRule="auto"/>
              <w:jc w:val="center"/>
              <w:rPr>
                <w:rFonts w:ascii="Times New Roman" w:hAnsi="Times New Roman" w:cs="Times New Roman"/>
                <w:b/>
                <w:sz w:val="24"/>
                <w:szCs w:val="24"/>
                <w:highlight w:val="cyan"/>
              </w:rPr>
            </w:pPr>
            <w:r w:rsidRPr="001D2F4A">
              <w:rPr>
                <w:rFonts w:ascii="Times New Roman" w:eastAsia="Times New Roman" w:hAnsi="Times New Roman" w:cs="Times New Roman"/>
                <w:b/>
                <w:sz w:val="24"/>
                <w:szCs w:val="24"/>
                <w:highlight w:val="cyan"/>
              </w:rPr>
              <w:t>(For ABM)</w:t>
            </w:r>
            <w:r w:rsidRPr="001D2F4A">
              <w:rPr>
                <w:rFonts w:ascii="Times New Roman" w:eastAsia="Times New Roman" w:hAnsi="Times New Roman" w:cs="Times New Roman"/>
                <w:b/>
                <w:sz w:val="24"/>
                <w:szCs w:val="24"/>
                <w:highlight w:val="white"/>
              </w:rPr>
              <w:t>.</w:t>
            </w:r>
          </w:p>
        </w:tc>
        <w:tc>
          <w:tcPr>
            <w:tcW w:w="7725" w:type="dxa"/>
            <w:gridSpan w:val="6"/>
            <w:shd w:val="clear" w:color="auto" w:fill="auto"/>
            <w:tcMar>
              <w:top w:w="0" w:type="dxa"/>
              <w:left w:w="100" w:type="dxa"/>
              <w:bottom w:w="0" w:type="dxa"/>
              <w:right w:w="100" w:type="dxa"/>
            </w:tcMar>
          </w:tcPr>
          <w:p w14:paraId="06DCF340" w14:textId="77777777" w:rsidR="00113339" w:rsidRPr="001D2F4A" w:rsidRDefault="00113339" w:rsidP="00113339">
            <w:pPr>
              <w:spacing w:line="240" w:lineRule="auto"/>
              <w:jc w:val="both"/>
              <w:rPr>
                <w:rFonts w:ascii="Times New Roman" w:eastAsia="Times New Roman" w:hAnsi="Times New Roman" w:cs="Times New Roman"/>
                <w:b/>
                <w:sz w:val="24"/>
                <w:szCs w:val="24"/>
                <w:u w:val="single"/>
              </w:rPr>
            </w:pPr>
            <w:r w:rsidRPr="001D2F4A">
              <w:rPr>
                <w:rFonts w:ascii="Times New Roman" w:eastAsia="Times New Roman" w:hAnsi="Times New Roman" w:cs="Times New Roman"/>
                <w:b/>
                <w:sz w:val="24"/>
                <w:szCs w:val="24"/>
              </w:rPr>
              <w:t>The following questions relate to</w:t>
            </w:r>
            <w:r w:rsidRPr="001D2F4A">
              <w:rPr>
                <w:rFonts w:ascii="Times New Roman" w:eastAsia="Times New Roman" w:hAnsi="Times New Roman" w:cs="Times New Roman"/>
                <w:b/>
                <w:sz w:val="24"/>
                <w:szCs w:val="24"/>
                <w:u w:val="single"/>
              </w:rPr>
              <w:t xml:space="preserve"> flood insurance, relocation plans/ buyout programs, and house elevation.</w:t>
            </w:r>
          </w:p>
          <w:p w14:paraId="656CA2CF" w14:textId="77777777" w:rsidR="00113339" w:rsidRPr="001D2F4A" w:rsidRDefault="00113339" w:rsidP="00113339">
            <w:pPr>
              <w:spacing w:line="240" w:lineRule="auto"/>
              <w:rPr>
                <w:rFonts w:ascii="Times New Roman" w:eastAsia="Times New Roman" w:hAnsi="Times New Roman" w:cs="Times New Roman"/>
                <w:i/>
                <w:sz w:val="24"/>
                <w:szCs w:val="24"/>
              </w:rPr>
            </w:pPr>
            <w:r w:rsidRPr="001D2F4A">
              <w:rPr>
                <w:rFonts w:ascii="Times New Roman" w:eastAsia="Times New Roman" w:hAnsi="Times New Roman" w:cs="Times New Roman"/>
                <w:i/>
                <w:sz w:val="24"/>
                <w:szCs w:val="24"/>
              </w:rPr>
              <w:t>Please indicate how well you agree with the following statements.</w:t>
            </w:r>
          </w:p>
          <w:p w14:paraId="18F929FF" w14:textId="13AEC0C2" w:rsidR="00113339" w:rsidRDefault="00113339" w:rsidP="00113339">
            <w:pPr>
              <w:spacing w:line="240" w:lineRule="auto"/>
              <w:jc w:val="both"/>
              <w:rPr>
                <w:rFonts w:ascii="Times New Roman" w:eastAsia="Times New Roman" w:hAnsi="Times New Roman" w:cs="Times New Roman"/>
                <w:b/>
                <w:bCs/>
                <w:sz w:val="24"/>
                <w:szCs w:val="24"/>
                <w:lang w:val="en-US"/>
              </w:rPr>
            </w:pPr>
            <w:r w:rsidRPr="001D2F4A">
              <w:rPr>
                <w:rFonts w:ascii="Times New Roman" w:eastAsia="Times New Roman" w:hAnsi="Times New Roman" w:cs="Times New Roman"/>
                <w:sz w:val="24"/>
                <w:szCs w:val="24"/>
              </w:rPr>
              <w:t xml:space="preserve">Note: </w:t>
            </w:r>
            <w:r w:rsidRPr="001D2F4A">
              <w:rPr>
                <w:rFonts w:ascii="Times New Roman" w:eastAsia="Times New Roman" w:hAnsi="Times New Roman" w:cs="Times New Roman"/>
                <w:sz w:val="24"/>
                <w:szCs w:val="24"/>
                <w:u w:val="single"/>
              </w:rPr>
              <w:t>A buyout program</w:t>
            </w:r>
            <w:r w:rsidRPr="001D2F4A">
              <w:rPr>
                <w:rFonts w:ascii="Times New Roman" w:eastAsia="Times New Roman" w:hAnsi="Times New Roman" w:cs="Times New Roman"/>
                <w:sz w:val="24"/>
                <w:szCs w:val="24"/>
              </w:rPr>
              <w:t xml:space="preserve"> is a government initiative that offers grants to purchase properties and eligible vacant lands in flood-prone communities at pre-disaster values. Its goal is to reduce flood risks and prevent future losses by removing properties from high-risk areas. </w:t>
            </w:r>
            <w:r w:rsidRPr="001D2F4A">
              <w:rPr>
                <w:rFonts w:ascii="Times New Roman" w:eastAsia="Times New Roman" w:hAnsi="Times New Roman" w:cs="Times New Roman"/>
                <w:sz w:val="24"/>
                <w:szCs w:val="24"/>
                <w:u w:val="single"/>
              </w:rPr>
              <w:t>House elevation</w:t>
            </w:r>
            <w:r w:rsidRPr="001D2F4A">
              <w:rPr>
                <w:rFonts w:ascii="Times New Roman" w:eastAsia="Times New Roman" w:hAnsi="Times New Roman" w:cs="Times New Roman"/>
                <w:sz w:val="24"/>
                <w:szCs w:val="24"/>
              </w:rPr>
              <w:t xml:space="preserve"> involves raising house structures above flood levels to minimize flood losses.</w:t>
            </w:r>
          </w:p>
        </w:tc>
      </w:tr>
      <w:tr w:rsidR="001F1AE2" w14:paraId="18F92A07" w14:textId="77777777" w:rsidTr="0D28EAE2">
        <w:trPr>
          <w:trHeight w:val="24"/>
        </w:trPr>
        <w:tc>
          <w:tcPr>
            <w:tcW w:w="4515" w:type="dxa"/>
            <w:gridSpan w:val="3"/>
            <w:shd w:val="clear" w:color="auto" w:fill="auto"/>
            <w:tcMar>
              <w:top w:w="100" w:type="dxa"/>
              <w:left w:w="100" w:type="dxa"/>
              <w:bottom w:w="100" w:type="dxa"/>
              <w:right w:w="100" w:type="dxa"/>
            </w:tcMar>
          </w:tcPr>
          <w:p w14:paraId="18F92A01" w14:textId="77777777" w:rsidR="001F1AE2" w:rsidRDefault="001F1AE2">
            <w:pPr>
              <w:spacing w:line="240" w:lineRule="auto"/>
              <w:rPr>
                <w:rFonts w:ascii="Times New Roman" w:eastAsia="Times New Roman" w:hAnsi="Times New Roman" w:cs="Times New Roman"/>
                <w:sz w:val="24"/>
                <w:szCs w:val="24"/>
                <w:highlight w:val="white"/>
              </w:rPr>
            </w:pPr>
          </w:p>
        </w:tc>
        <w:tc>
          <w:tcPr>
            <w:tcW w:w="1005" w:type="dxa"/>
            <w:shd w:val="clear" w:color="auto" w:fill="auto"/>
            <w:tcMar>
              <w:top w:w="0" w:type="dxa"/>
              <w:left w:w="100" w:type="dxa"/>
              <w:bottom w:w="0" w:type="dxa"/>
              <w:right w:w="100" w:type="dxa"/>
            </w:tcMar>
            <w:vAlign w:val="center"/>
          </w:tcPr>
          <w:p w14:paraId="18F92A02"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Strongly disagree</w:t>
            </w:r>
          </w:p>
        </w:tc>
        <w:tc>
          <w:tcPr>
            <w:tcW w:w="1140" w:type="dxa"/>
            <w:shd w:val="clear" w:color="auto" w:fill="auto"/>
            <w:vAlign w:val="center"/>
          </w:tcPr>
          <w:p w14:paraId="18F92A03" w14:textId="77777777" w:rsidR="001F1AE2" w:rsidRDefault="003E2E81">
            <w:pPr>
              <w:spacing w:line="240" w:lineRule="auto"/>
              <w:ind w:right="123"/>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disagree</w:t>
            </w:r>
          </w:p>
        </w:tc>
        <w:tc>
          <w:tcPr>
            <w:tcW w:w="990" w:type="dxa"/>
            <w:shd w:val="clear" w:color="auto" w:fill="auto"/>
            <w:vAlign w:val="center"/>
          </w:tcPr>
          <w:p w14:paraId="18F92A04"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Neutral</w:t>
            </w:r>
          </w:p>
        </w:tc>
        <w:tc>
          <w:tcPr>
            <w:tcW w:w="705" w:type="dxa"/>
            <w:shd w:val="clear" w:color="auto" w:fill="auto"/>
            <w:vAlign w:val="center"/>
          </w:tcPr>
          <w:p w14:paraId="18F92A05"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agree</w:t>
            </w:r>
          </w:p>
        </w:tc>
        <w:tc>
          <w:tcPr>
            <w:tcW w:w="990" w:type="dxa"/>
            <w:shd w:val="clear" w:color="auto" w:fill="auto"/>
            <w:vAlign w:val="center"/>
          </w:tcPr>
          <w:p w14:paraId="18F92A06" w14:textId="77777777" w:rsidR="001F1AE2" w:rsidRDefault="003E2E81">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Strongly agree</w:t>
            </w:r>
          </w:p>
        </w:tc>
      </w:tr>
      <w:tr w:rsidR="008C3D59" w14:paraId="18F92A0E" w14:textId="77777777" w:rsidTr="0D28EAE2">
        <w:trPr>
          <w:trHeight w:val="490"/>
        </w:trPr>
        <w:tc>
          <w:tcPr>
            <w:tcW w:w="4515" w:type="dxa"/>
            <w:gridSpan w:val="3"/>
            <w:shd w:val="clear" w:color="auto" w:fill="auto"/>
            <w:tcMar>
              <w:top w:w="100" w:type="dxa"/>
              <w:left w:w="100" w:type="dxa"/>
              <w:bottom w:w="100" w:type="dxa"/>
              <w:right w:w="100" w:type="dxa"/>
            </w:tcMar>
          </w:tcPr>
          <w:p w14:paraId="18F92A08" w14:textId="13A2EC44" w:rsidR="008C3D59" w:rsidRDefault="008C3D59" w:rsidP="008C3D59">
            <w:pPr>
              <w:rPr>
                <w:rFonts w:ascii="Times New Roman" w:eastAsia="Times New Roman" w:hAnsi="Times New Roman" w:cs="Times New Roman"/>
                <w:color w:val="000000"/>
                <w:sz w:val="20"/>
                <w:szCs w:val="20"/>
              </w:rPr>
            </w:pPr>
            <w:r w:rsidRPr="003F159B">
              <w:rPr>
                <w:rFonts w:ascii="Times New Roman" w:eastAsia="Times New Roman" w:hAnsi="Times New Roman" w:cs="Times New Roman"/>
                <w:color w:val="000000"/>
                <w:sz w:val="20"/>
                <w:szCs w:val="20"/>
              </w:rPr>
              <w:t xml:space="preserve">1. </w:t>
            </w:r>
            <w:r w:rsidRPr="003F159B">
              <w:rPr>
                <w:rFonts w:ascii="Times New Roman" w:hAnsi="Times New Roman" w:cs="Times New Roman"/>
                <w:color w:val="000000"/>
                <w:sz w:val="20"/>
                <w:szCs w:val="20"/>
              </w:rPr>
              <w:t>R</w:t>
            </w:r>
            <w:r w:rsidRPr="003F159B">
              <w:rPr>
                <w:rFonts w:ascii="Times New Roman" w:eastAsia="Times New Roman" w:hAnsi="Times New Roman" w:cs="Times New Roman"/>
                <w:color w:val="000000"/>
                <w:sz w:val="20"/>
                <w:szCs w:val="20"/>
              </w:rPr>
              <w:t xml:space="preserve">elocation plans/buyout programs can </w:t>
            </w:r>
            <w:r w:rsidRPr="003F159B">
              <w:rPr>
                <w:rFonts w:ascii="Times New Roman" w:eastAsia="Times New Roman" w:hAnsi="Times New Roman" w:cs="Times New Roman"/>
                <w:sz w:val="20"/>
                <w:szCs w:val="20"/>
              </w:rPr>
              <w:t>help me significantly minimize property losses caused by floods.</w:t>
            </w:r>
          </w:p>
        </w:tc>
        <w:tc>
          <w:tcPr>
            <w:tcW w:w="1005" w:type="dxa"/>
            <w:shd w:val="clear" w:color="auto" w:fill="auto"/>
            <w:tcMar>
              <w:top w:w="0" w:type="dxa"/>
              <w:left w:w="100" w:type="dxa"/>
              <w:bottom w:w="0" w:type="dxa"/>
              <w:right w:w="100" w:type="dxa"/>
            </w:tcMar>
            <w:vAlign w:val="center"/>
          </w:tcPr>
          <w:p w14:paraId="18F92A09" w14:textId="1FA5F369" w:rsidR="008C3D59" w:rsidRDefault="008C3D59" w:rsidP="008C3D59">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20"/>
                <w:id w:val="-1177191399"/>
              </w:sdtPr>
              <w:sdtContent>
                <w:r w:rsidRPr="003F159B">
                  <w:rPr>
                    <w:rFonts w:ascii="Cambria Math" w:eastAsia="Arial Unicode MS" w:hAnsi="Cambria Math" w:cs="Cambria Math"/>
                    <w:color w:val="A6A6A6"/>
                    <w:sz w:val="24"/>
                    <w:szCs w:val="24"/>
                  </w:rPr>
                  <w:t>◯</w:t>
                </w:r>
              </w:sdtContent>
            </w:sdt>
          </w:p>
        </w:tc>
        <w:tc>
          <w:tcPr>
            <w:tcW w:w="1140" w:type="dxa"/>
            <w:shd w:val="clear" w:color="auto" w:fill="auto"/>
            <w:vAlign w:val="center"/>
          </w:tcPr>
          <w:p w14:paraId="18F92A0A" w14:textId="5AA26108" w:rsidR="008C3D59" w:rsidRDefault="008C3D59" w:rsidP="008C3D59">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121"/>
                <w:id w:val="498702636"/>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0B" w14:textId="71885AA4" w:rsidR="008C3D59" w:rsidRDefault="008C3D59" w:rsidP="008C3D59">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22"/>
                <w:id w:val="-1908370758"/>
              </w:sdtPr>
              <w:sdtContent>
                <w:r w:rsidRPr="003F159B">
                  <w:rPr>
                    <w:rFonts w:ascii="Cambria Math" w:eastAsia="Arial Unicode MS" w:hAnsi="Cambria Math" w:cs="Cambria Math"/>
                    <w:color w:val="A6A6A6"/>
                    <w:sz w:val="24"/>
                    <w:szCs w:val="24"/>
                  </w:rPr>
                  <w:t>◯</w:t>
                </w:r>
              </w:sdtContent>
            </w:sdt>
          </w:p>
        </w:tc>
        <w:tc>
          <w:tcPr>
            <w:tcW w:w="705" w:type="dxa"/>
            <w:shd w:val="clear" w:color="auto" w:fill="auto"/>
            <w:vAlign w:val="center"/>
          </w:tcPr>
          <w:p w14:paraId="18F92A0C" w14:textId="7BA04F64" w:rsidR="008C3D59" w:rsidRDefault="008C3D59" w:rsidP="008C3D59">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23"/>
                <w:id w:val="1075791684"/>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0D" w14:textId="742D50E2" w:rsidR="008C3D59" w:rsidRDefault="008C3D59" w:rsidP="008C3D59">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24"/>
                <w:id w:val="1419525927"/>
              </w:sdtPr>
              <w:sdtContent>
                <w:r w:rsidRPr="003F159B">
                  <w:rPr>
                    <w:rFonts w:ascii="Cambria Math" w:eastAsia="Arial Unicode MS" w:hAnsi="Cambria Math" w:cs="Cambria Math"/>
                    <w:color w:val="A6A6A6"/>
                    <w:sz w:val="24"/>
                    <w:szCs w:val="24"/>
                  </w:rPr>
                  <w:t>◯</w:t>
                </w:r>
              </w:sdtContent>
            </w:sdt>
          </w:p>
        </w:tc>
      </w:tr>
      <w:tr w:rsidR="008C3D59" w14:paraId="18F92A15" w14:textId="77777777" w:rsidTr="0D28EAE2">
        <w:trPr>
          <w:trHeight w:val="281"/>
        </w:trPr>
        <w:tc>
          <w:tcPr>
            <w:tcW w:w="4515" w:type="dxa"/>
            <w:gridSpan w:val="3"/>
            <w:shd w:val="clear" w:color="auto" w:fill="auto"/>
            <w:tcMar>
              <w:top w:w="100" w:type="dxa"/>
              <w:left w:w="100" w:type="dxa"/>
              <w:bottom w:w="100" w:type="dxa"/>
              <w:right w:w="100" w:type="dxa"/>
            </w:tcMar>
            <w:vAlign w:val="center"/>
          </w:tcPr>
          <w:p w14:paraId="18F92A0F" w14:textId="4919364A" w:rsidR="008C3D59" w:rsidRDefault="008C3D59" w:rsidP="008C3D59">
            <w:pPr>
              <w:jc w:val="both"/>
              <w:rPr>
                <w:rFonts w:ascii="Times New Roman" w:eastAsia="Times New Roman" w:hAnsi="Times New Roman" w:cs="Times New Roman"/>
                <w:color w:val="000000"/>
                <w:sz w:val="20"/>
                <w:szCs w:val="20"/>
                <w:lang w:val="en-US"/>
              </w:rPr>
            </w:pPr>
            <w:r w:rsidRPr="003F159B">
              <w:rPr>
                <w:rFonts w:ascii="Times New Roman" w:eastAsia="Times New Roman" w:hAnsi="Times New Roman" w:cs="Times New Roman"/>
                <w:sz w:val="20"/>
                <w:szCs w:val="20"/>
              </w:rPr>
              <w:t>2.</w:t>
            </w:r>
            <w:r w:rsidRPr="003F159B">
              <w:rPr>
                <w:rFonts w:ascii="Times New Roman" w:hAnsi="Times New Roman" w:cs="Times New Roman"/>
                <w:sz w:val="20"/>
                <w:szCs w:val="20"/>
              </w:rPr>
              <w:t xml:space="preserve"> R</w:t>
            </w:r>
            <w:r w:rsidRPr="003F159B">
              <w:rPr>
                <w:rFonts w:ascii="Times New Roman" w:eastAsia="Times New Roman" w:hAnsi="Times New Roman" w:cs="Times New Roman"/>
                <w:sz w:val="20"/>
                <w:szCs w:val="20"/>
              </w:rPr>
              <w:t>elocation plans/buyout programs are cost-effective for my household.</w:t>
            </w:r>
          </w:p>
        </w:tc>
        <w:tc>
          <w:tcPr>
            <w:tcW w:w="1005" w:type="dxa"/>
            <w:shd w:val="clear" w:color="auto" w:fill="auto"/>
            <w:tcMar>
              <w:top w:w="0" w:type="dxa"/>
              <w:left w:w="100" w:type="dxa"/>
              <w:bottom w:w="0" w:type="dxa"/>
              <w:right w:w="100" w:type="dxa"/>
            </w:tcMar>
            <w:vAlign w:val="center"/>
          </w:tcPr>
          <w:p w14:paraId="18F92A10" w14:textId="4E54A7A9"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25"/>
                <w:id w:val="377593910"/>
              </w:sdtPr>
              <w:sdtContent>
                <w:r w:rsidRPr="003F159B">
                  <w:rPr>
                    <w:rFonts w:ascii="Cambria Math" w:eastAsia="Arial Unicode MS" w:hAnsi="Cambria Math" w:cs="Cambria Math"/>
                    <w:color w:val="A6A6A6"/>
                    <w:sz w:val="24"/>
                    <w:szCs w:val="24"/>
                  </w:rPr>
                  <w:t>◯</w:t>
                </w:r>
              </w:sdtContent>
            </w:sdt>
          </w:p>
        </w:tc>
        <w:tc>
          <w:tcPr>
            <w:tcW w:w="1140" w:type="dxa"/>
            <w:shd w:val="clear" w:color="auto" w:fill="auto"/>
            <w:vAlign w:val="center"/>
          </w:tcPr>
          <w:p w14:paraId="18F92A11" w14:textId="3BA0A4C1" w:rsidR="008C3D59" w:rsidRDefault="008C3D59" w:rsidP="008C3D59">
            <w:pPr>
              <w:spacing w:line="240" w:lineRule="auto"/>
              <w:ind w:right="123"/>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26"/>
                <w:id w:val="-1493717436"/>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12" w14:textId="7146E907"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27"/>
                <w:id w:val="-998104186"/>
              </w:sdtPr>
              <w:sdtContent>
                <w:r w:rsidRPr="003F159B">
                  <w:rPr>
                    <w:rFonts w:ascii="Cambria Math" w:eastAsia="Arial Unicode MS" w:hAnsi="Cambria Math" w:cs="Cambria Math"/>
                    <w:color w:val="A6A6A6"/>
                    <w:sz w:val="24"/>
                    <w:szCs w:val="24"/>
                  </w:rPr>
                  <w:t>◯</w:t>
                </w:r>
              </w:sdtContent>
            </w:sdt>
          </w:p>
        </w:tc>
        <w:tc>
          <w:tcPr>
            <w:tcW w:w="705" w:type="dxa"/>
            <w:shd w:val="clear" w:color="auto" w:fill="auto"/>
            <w:vAlign w:val="center"/>
          </w:tcPr>
          <w:p w14:paraId="18F92A13" w14:textId="250BB197"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28"/>
                <w:id w:val="616191001"/>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14" w14:textId="7D759DB6"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29"/>
                <w:id w:val="-1899656697"/>
              </w:sdtPr>
              <w:sdtContent>
                <w:r w:rsidRPr="003F159B">
                  <w:rPr>
                    <w:rFonts w:ascii="Cambria Math" w:eastAsia="Arial Unicode MS" w:hAnsi="Cambria Math" w:cs="Cambria Math"/>
                    <w:color w:val="A6A6A6"/>
                    <w:sz w:val="24"/>
                    <w:szCs w:val="24"/>
                  </w:rPr>
                  <w:t>◯</w:t>
                </w:r>
              </w:sdtContent>
            </w:sdt>
          </w:p>
        </w:tc>
      </w:tr>
      <w:tr w:rsidR="008C3D59" w14:paraId="18F92A1C" w14:textId="77777777" w:rsidTr="0D28EAE2">
        <w:trPr>
          <w:trHeight w:val="316"/>
        </w:trPr>
        <w:tc>
          <w:tcPr>
            <w:tcW w:w="4515" w:type="dxa"/>
            <w:gridSpan w:val="3"/>
            <w:shd w:val="clear" w:color="auto" w:fill="auto"/>
            <w:tcMar>
              <w:top w:w="100" w:type="dxa"/>
              <w:left w:w="100" w:type="dxa"/>
              <w:bottom w:w="100" w:type="dxa"/>
              <w:right w:w="100" w:type="dxa"/>
            </w:tcMar>
            <w:vAlign w:val="center"/>
          </w:tcPr>
          <w:p w14:paraId="18F92A16" w14:textId="69774FF4" w:rsidR="008C3D59" w:rsidRDefault="008C3D59" w:rsidP="008C3D59">
            <w:pPr>
              <w:jc w:val="both"/>
              <w:rPr>
                <w:rFonts w:ascii="Times New Roman" w:eastAsia="Times New Roman" w:hAnsi="Times New Roman" w:cs="Times New Roman"/>
                <w:sz w:val="20"/>
                <w:szCs w:val="20"/>
                <w:lang w:val="en-US"/>
              </w:rPr>
            </w:pPr>
            <w:r w:rsidRPr="003F159B">
              <w:rPr>
                <w:rFonts w:ascii="Times New Roman" w:eastAsia="Times New Roman" w:hAnsi="Times New Roman" w:cs="Times New Roman"/>
                <w:sz w:val="20"/>
                <w:szCs w:val="20"/>
              </w:rPr>
              <w:t xml:space="preserve">3. </w:t>
            </w:r>
            <w:r w:rsidRPr="003F159B">
              <w:rPr>
                <w:rFonts w:ascii="Times New Roman" w:hAnsi="Times New Roman" w:cs="Times New Roman"/>
                <w:sz w:val="20"/>
                <w:szCs w:val="20"/>
              </w:rPr>
              <w:t>I trust my local</w:t>
            </w:r>
            <w:r w:rsidRPr="003F159B">
              <w:rPr>
                <w:rFonts w:ascii="Times New Roman" w:eastAsia="Times New Roman" w:hAnsi="Times New Roman" w:cs="Times New Roman"/>
                <w:sz w:val="20"/>
                <w:szCs w:val="20"/>
              </w:rPr>
              <w:t xml:space="preserve"> government </w:t>
            </w:r>
            <w:r w:rsidRPr="003F159B">
              <w:rPr>
                <w:rFonts w:ascii="Times New Roman" w:hAnsi="Times New Roman" w:cs="Times New Roman"/>
                <w:sz w:val="20"/>
                <w:szCs w:val="20"/>
              </w:rPr>
              <w:t>can</w:t>
            </w:r>
            <w:r w:rsidRPr="003F159B">
              <w:rPr>
                <w:rFonts w:ascii="Times New Roman" w:eastAsia="Times New Roman" w:hAnsi="Times New Roman" w:cs="Times New Roman"/>
                <w:sz w:val="20"/>
                <w:szCs w:val="20"/>
              </w:rPr>
              <w:t xml:space="preserve"> </w:t>
            </w:r>
            <w:r w:rsidRPr="003F159B">
              <w:rPr>
                <w:rFonts w:ascii="Times New Roman" w:hAnsi="Times New Roman" w:cs="Times New Roman"/>
                <w:sz w:val="20"/>
                <w:szCs w:val="20"/>
              </w:rPr>
              <w:t xml:space="preserve">protect </w:t>
            </w:r>
            <w:r w:rsidRPr="003F159B">
              <w:rPr>
                <w:rFonts w:ascii="Times New Roman" w:eastAsia="Times New Roman" w:hAnsi="Times New Roman" w:cs="Times New Roman"/>
                <w:sz w:val="20"/>
                <w:szCs w:val="20"/>
              </w:rPr>
              <w:t>our communities from flooding by providing relocation plans/buyout programs that lower financial losses.</w:t>
            </w:r>
          </w:p>
        </w:tc>
        <w:tc>
          <w:tcPr>
            <w:tcW w:w="1005" w:type="dxa"/>
            <w:shd w:val="clear" w:color="auto" w:fill="auto"/>
            <w:tcMar>
              <w:top w:w="0" w:type="dxa"/>
              <w:left w:w="100" w:type="dxa"/>
              <w:bottom w:w="0" w:type="dxa"/>
              <w:right w:w="100" w:type="dxa"/>
            </w:tcMar>
            <w:vAlign w:val="center"/>
          </w:tcPr>
          <w:p w14:paraId="18F92A17" w14:textId="2B77B3B0"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30"/>
                <w:id w:val="-1744169931"/>
              </w:sdtPr>
              <w:sdtContent>
                <w:r w:rsidRPr="003F159B">
                  <w:rPr>
                    <w:rFonts w:ascii="Cambria Math" w:eastAsia="Arial Unicode MS" w:hAnsi="Cambria Math" w:cs="Cambria Math"/>
                    <w:color w:val="A6A6A6"/>
                    <w:sz w:val="24"/>
                    <w:szCs w:val="24"/>
                  </w:rPr>
                  <w:t>◯</w:t>
                </w:r>
              </w:sdtContent>
            </w:sdt>
          </w:p>
        </w:tc>
        <w:tc>
          <w:tcPr>
            <w:tcW w:w="1140" w:type="dxa"/>
            <w:shd w:val="clear" w:color="auto" w:fill="auto"/>
            <w:vAlign w:val="center"/>
          </w:tcPr>
          <w:p w14:paraId="18F92A18" w14:textId="549BEB26" w:rsidR="008C3D59" w:rsidRDefault="008C3D59" w:rsidP="008C3D59">
            <w:pPr>
              <w:spacing w:line="240" w:lineRule="auto"/>
              <w:ind w:right="123"/>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31"/>
                <w:id w:val="-2124212881"/>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19" w14:textId="14850A0D"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32"/>
                <w:id w:val="2111853515"/>
              </w:sdtPr>
              <w:sdtContent>
                <w:r w:rsidRPr="003F159B">
                  <w:rPr>
                    <w:rFonts w:ascii="Cambria Math" w:eastAsia="Arial Unicode MS" w:hAnsi="Cambria Math" w:cs="Cambria Math"/>
                    <w:color w:val="A6A6A6"/>
                    <w:sz w:val="24"/>
                    <w:szCs w:val="24"/>
                  </w:rPr>
                  <w:t>◯</w:t>
                </w:r>
              </w:sdtContent>
            </w:sdt>
          </w:p>
        </w:tc>
        <w:tc>
          <w:tcPr>
            <w:tcW w:w="705" w:type="dxa"/>
            <w:shd w:val="clear" w:color="auto" w:fill="auto"/>
            <w:vAlign w:val="center"/>
          </w:tcPr>
          <w:p w14:paraId="18F92A1A" w14:textId="6976C074"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33"/>
                <w:id w:val="-456724634"/>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1B" w14:textId="2D8A8B3C"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34"/>
                <w:id w:val="2024588675"/>
              </w:sdtPr>
              <w:sdtContent>
                <w:r w:rsidRPr="003F159B">
                  <w:rPr>
                    <w:rFonts w:ascii="Cambria Math" w:eastAsia="Arial Unicode MS" w:hAnsi="Cambria Math" w:cs="Cambria Math"/>
                    <w:color w:val="A6A6A6"/>
                    <w:sz w:val="24"/>
                    <w:szCs w:val="24"/>
                  </w:rPr>
                  <w:t>◯</w:t>
                </w:r>
              </w:sdtContent>
            </w:sdt>
          </w:p>
        </w:tc>
      </w:tr>
      <w:tr w:rsidR="008C3D59" w14:paraId="18F92A23" w14:textId="77777777" w:rsidTr="0D28EAE2">
        <w:trPr>
          <w:trHeight w:val="24"/>
        </w:trPr>
        <w:tc>
          <w:tcPr>
            <w:tcW w:w="4515" w:type="dxa"/>
            <w:gridSpan w:val="3"/>
            <w:shd w:val="clear" w:color="auto" w:fill="auto"/>
            <w:tcMar>
              <w:top w:w="100" w:type="dxa"/>
              <w:left w:w="100" w:type="dxa"/>
              <w:bottom w:w="100" w:type="dxa"/>
              <w:right w:w="100" w:type="dxa"/>
            </w:tcMar>
          </w:tcPr>
          <w:p w14:paraId="18F92A1D" w14:textId="6CA15CB3" w:rsidR="008C3D59" w:rsidRDefault="008C3D59" w:rsidP="008C3D59">
            <w:pPr>
              <w:spacing w:line="240" w:lineRule="auto"/>
              <w:rPr>
                <w:rFonts w:ascii="Times New Roman" w:eastAsia="Times New Roman" w:hAnsi="Times New Roman" w:cs="Times New Roman"/>
                <w:color w:val="000000"/>
                <w:sz w:val="20"/>
                <w:szCs w:val="20"/>
                <w:lang w:val="en-US"/>
              </w:rPr>
            </w:pPr>
            <w:r w:rsidRPr="003F159B">
              <w:rPr>
                <w:rFonts w:ascii="Times New Roman" w:eastAsia="Times New Roman" w:hAnsi="Times New Roman" w:cs="Times New Roman"/>
                <w:sz w:val="20"/>
                <w:szCs w:val="20"/>
              </w:rPr>
              <w:t xml:space="preserve">4. </w:t>
            </w:r>
            <w:r w:rsidRPr="003F159B">
              <w:rPr>
                <w:rFonts w:ascii="Times New Roman" w:hAnsi="Times New Roman" w:cs="Times New Roman"/>
                <w:color w:val="000000"/>
                <w:sz w:val="20"/>
                <w:szCs w:val="20"/>
              </w:rPr>
              <w:t>F</w:t>
            </w:r>
            <w:r w:rsidRPr="003F159B">
              <w:rPr>
                <w:rFonts w:ascii="Times New Roman" w:eastAsia="Times New Roman" w:hAnsi="Times New Roman" w:cs="Times New Roman"/>
                <w:sz w:val="20"/>
                <w:szCs w:val="20"/>
              </w:rPr>
              <w:t xml:space="preserve">lood insurance </w:t>
            </w:r>
            <w:r w:rsidRPr="003F159B">
              <w:rPr>
                <w:rFonts w:ascii="Times New Roman" w:eastAsia="Times New Roman" w:hAnsi="Times New Roman" w:cs="Times New Roman"/>
                <w:color w:val="000000"/>
                <w:sz w:val="20"/>
                <w:szCs w:val="20"/>
              </w:rPr>
              <w:t xml:space="preserve">can </w:t>
            </w:r>
            <w:r w:rsidRPr="003F159B">
              <w:rPr>
                <w:rFonts w:ascii="Times New Roman" w:eastAsia="Times New Roman" w:hAnsi="Times New Roman" w:cs="Times New Roman"/>
                <w:sz w:val="20"/>
                <w:szCs w:val="20"/>
              </w:rPr>
              <w:t xml:space="preserve">help me significantly minimize property losses caused by floods. </w:t>
            </w:r>
          </w:p>
        </w:tc>
        <w:tc>
          <w:tcPr>
            <w:tcW w:w="1005" w:type="dxa"/>
            <w:shd w:val="clear" w:color="auto" w:fill="auto"/>
            <w:tcMar>
              <w:top w:w="0" w:type="dxa"/>
              <w:left w:w="100" w:type="dxa"/>
              <w:bottom w:w="0" w:type="dxa"/>
              <w:right w:w="100" w:type="dxa"/>
            </w:tcMar>
            <w:vAlign w:val="center"/>
          </w:tcPr>
          <w:p w14:paraId="18F92A1E" w14:textId="6E1E32FA" w:rsidR="008C3D59" w:rsidRDefault="008C3D59" w:rsidP="008C3D59">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35"/>
                <w:id w:val="-1437287443"/>
              </w:sdtPr>
              <w:sdtContent>
                <w:r w:rsidRPr="003F159B">
                  <w:rPr>
                    <w:rFonts w:ascii="Cambria Math" w:eastAsia="Arial Unicode MS" w:hAnsi="Cambria Math" w:cs="Cambria Math"/>
                    <w:color w:val="A6A6A6"/>
                    <w:sz w:val="24"/>
                    <w:szCs w:val="24"/>
                  </w:rPr>
                  <w:t>◯</w:t>
                </w:r>
              </w:sdtContent>
            </w:sdt>
          </w:p>
        </w:tc>
        <w:tc>
          <w:tcPr>
            <w:tcW w:w="1140" w:type="dxa"/>
            <w:shd w:val="clear" w:color="auto" w:fill="auto"/>
            <w:vAlign w:val="center"/>
          </w:tcPr>
          <w:p w14:paraId="18F92A1F" w14:textId="0533FCF8" w:rsidR="008C3D59" w:rsidRDefault="008C3D59" w:rsidP="008C3D59">
            <w:pPr>
              <w:spacing w:line="240" w:lineRule="auto"/>
              <w:ind w:right="123"/>
              <w:jc w:val="center"/>
              <w:rPr>
                <w:rFonts w:ascii="Times New Roman" w:eastAsia="Times New Roman" w:hAnsi="Times New Roman" w:cs="Times New Roman"/>
                <w:b/>
                <w:sz w:val="20"/>
                <w:szCs w:val="20"/>
              </w:rPr>
            </w:pPr>
            <w:sdt>
              <w:sdtPr>
                <w:rPr>
                  <w:rFonts w:ascii="Times New Roman" w:hAnsi="Times New Roman" w:cs="Times New Roman"/>
                </w:rPr>
                <w:tag w:val="goog_rdk_136"/>
                <w:id w:val="-466588783"/>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20" w14:textId="5B4D15D8" w:rsidR="008C3D59" w:rsidRDefault="008C3D59" w:rsidP="008C3D59">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37"/>
                <w:id w:val="-448864854"/>
              </w:sdtPr>
              <w:sdtContent>
                <w:r w:rsidRPr="003F159B">
                  <w:rPr>
                    <w:rFonts w:ascii="Cambria Math" w:eastAsia="Arial Unicode MS" w:hAnsi="Cambria Math" w:cs="Cambria Math"/>
                    <w:color w:val="A6A6A6"/>
                    <w:sz w:val="24"/>
                    <w:szCs w:val="24"/>
                  </w:rPr>
                  <w:t>◯</w:t>
                </w:r>
              </w:sdtContent>
            </w:sdt>
          </w:p>
        </w:tc>
        <w:tc>
          <w:tcPr>
            <w:tcW w:w="705" w:type="dxa"/>
            <w:shd w:val="clear" w:color="auto" w:fill="auto"/>
            <w:vAlign w:val="center"/>
          </w:tcPr>
          <w:p w14:paraId="18F92A21" w14:textId="73F65C34" w:rsidR="008C3D59" w:rsidRDefault="008C3D59" w:rsidP="008C3D59">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38"/>
                <w:id w:val="459463954"/>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22" w14:textId="1A3A041F" w:rsidR="008C3D59" w:rsidRDefault="008C3D59" w:rsidP="008C3D59">
            <w:pPr>
              <w:spacing w:line="240" w:lineRule="auto"/>
              <w:jc w:val="center"/>
              <w:rPr>
                <w:rFonts w:ascii="Times New Roman" w:eastAsia="Times New Roman" w:hAnsi="Times New Roman" w:cs="Times New Roman"/>
                <w:b/>
                <w:sz w:val="20"/>
                <w:szCs w:val="20"/>
              </w:rPr>
            </w:pPr>
            <w:sdt>
              <w:sdtPr>
                <w:rPr>
                  <w:rFonts w:ascii="Times New Roman" w:hAnsi="Times New Roman" w:cs="Times New Roman"/>
                </w:rPr>
                <w:tag w:val="goog_rdk_139"/>
                <w:id w:val="1517268748"/>
              </w:sdtPr>
              <w:sdtContent>
                <w:r w:rsidRPr="003F159B">
                  <w:rPr>
                    <w:rFonts w:ascii="Cambria Math" w:eastAsia="Arial Unicode MS" w:hAnsi="Cambria Math" w:cs="Cambria Math"/>
                    <w:color w:val="A6A6A6"/>
                    <w:sz w:val="24"/>
                    <w:szCs w:val="24"/>
                  </w:rPr>
                  <w:t>◯</w:t>
                </w:r>
              </w:sdtContent>
            </w:sdt>
          </w:p>
        </w:tc>
      </w:tr>
      <w:tr w:rsidR="008C3D59" w14:paraId="18F92A2A" w14:textId="77777777" w:rsidTr="0D28EAE2">
        <w:trPr>
          <w:trHeight w:val="24"/>
        </w:trPr>
        <w:tc>
          <w:tcPr>
            <w:tcW w:w="4515" w:type="dxa"/>
            <w:gridSpan w:val="3"/>
            <w:shd w:val="clear" w:color="auto" w:fill="auto"/>
            <w:tcMar>
              <w:top w:w="100" w:type="dxa"/>
              <w:left w:w="100" w:type="dxa"/>
              <w:bottom w:w="100" w:type="dxa"/>
              <w:right w:w="100" w:type="dxa"/>
            </w:tcMar>
          </w:tcPr>
          <w:p w14:paraId="18F92A24" w14:textId="6D015514" w:rsidR="008C3D59" w:rsidRDefault="008C3D59" w:rsidP="008C3D59">
            <w:pPr>
              <w:spacing w:line="240" w:lineRule="auto"/>
              <w:rPr>
                <w:rFonts w:ascii="Times New Roman" w:eastAsia="Times New Roman" w:hAnsi="Times New Roman" w:cs="Times New Roman"/>
                <w:sz w:val="20"/>
                <w:szCs w:val="20"/>
              </w:rPr>
            </w:pPr>
            <w:r w:rsidRPr="003F159B">
              <w:rPr>
                <w:rFonts w:ascii="Times New Roman" w:eastAsia="Times New Roman" w:hAnsi="Times New Roman" w:cs="Times New Roman"/>
                <w:sz w:val="20"/>
                <w:szCs w:val="20"/>
              </w:rPr>
              <w:t>5. I think flood insurance is</w:t>
            </w:r>
            <w:r w:rsidRPr="003F159B">
              <w:rPr>
                <w:rFonts w:ascii="Times New Roman" w:hAnsi="Times New Roman" w:cs="Times New Roman"/>
                <w:sz w:val="20"/>
                <w:szCs w:val="20"/>
              </w:rPr>
              <w:t xml:space="preserve"> a</w:t>
            </w:r>
            <w:r w:rsidRPr="003F159B">
              <w:rPr>
                <w:rFonts w:ascii="Times New Roman" w:eastAsia="Times New Roman" w:hAnsi="Times New Roman" w:cs="Times New Roman"/>
                <w:sz w:val="20"/>
                <w:szCs w:val="20"/>
              </w:rPr>
              <w:t xml:space="preserve">ffordable for my household. </w:t>
            </w:r>
          </w:p>
        </w:tc>
        <w:tc>
          <w:tcPr>
            <w:tcW w:w="1005" w:type="dxa"/>
            <w:shd w:val="clear" w:color="auto" w:fill="auto"/>
            <w:tcMar>
              <w:top w:w="0" w:type="dxa"/>
              <w:left w:w="100" w:type="dxa"/>
              <w:bottom w:w="0" w:type="dxa"/>
              <w:right w:w="100" w:type="dxa"/>
            </w:tcMar>
            <w:vAlign w:val="center"/>
          </w:tcPr>
          <w:p w14:paraId="18F92A25" w14:textId="4A8724EF"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0"/>
                <w:id w:val="-976455265"/>
              </w:sdtPr>
              <w:sdtContent>
                <w:r w:rsidRPr="003F159B">
                  <w:rPr>
                    <w:rFonts w:ascii="Cambria Math" w:eastAsia="Arial Unicode MS" w:hAnsi="Cambria Math" w:cs="Cambria Math"/>
                    <w:color w:val="A6A6A6"/>
                    <w:sz w:val="24"/>
                    <w:szCs w:val="24"/>
                  </w:rPr>
                  <w:t>◯</w:t>
                </w:r>
              </w:sdtContent>
            </w:sdt>
          </w:p>
        </w:tc>
        <w:tc>
          <w:tcPr>
            <w:tcW w:w="1140" w:type="dxa"/>
            <w:shd w:val="clear" w:color="auto" w:fill="auto"/>
            <w:vAlign w:val="center"/>
          </w:tcPr>
          <w:p w14:paraId="18F92A26" w14:textId="58B708D6" w:rsidR="008C3D59" w:rsidRDefault="008C3D59" w:rsidP="008C3D59">
            <w:pPr>
              <w:spacing w:line="240" w:lineRule="auto"/>
              <w:ind w:right="123"/>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1"/>
                <w:id w:val="335888700"/>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27" w14:textId="686F1038"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2"/>
                <w:id w:val="-368147653"/>
              </w:sdtPr>
              <w:sdtContent>
                <w:r w:rsidRPr="003F159B">
                  <w:rPr>
                    <w:rFonts w:ascii="Cambria Math" w:eastAsia="Arial Unicode MS" w:hAnsi="Cambria Math" w:cs="Cambria Math"/>
                    <w:color w:val="A6A6A6"/>
                    <w:sz w:val="24"/>
                    <w:szCs w:val="24"/>
                  </w:rPr>
                  <w:t>◯</w:t>
                </w:r>
              </w:sdtContent>
            </w:sdt>
          </w:p>
        </w:tc>
        <w:tc>
          <w:tcPr>
            <w:tcW w:w="705" w:type="dxa"/>
            <w:shd w:val="clear" w:color="auto" w:fill="auto"/>
            <w:vAlign w:val="center"/>
          </w:tcPr>
          <w:p w14:paraId="18F92A28" w14:textId="08700DCA"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3"/>
                <w:id w:val="-1010446375"/>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29" w14:textId="67F64D8A"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4"/>
                <w:id w:val="285482366"/>
              </w:sdtPr>
              <w:sdtContent>
                <w:r w:rsidRPr="003F159B">
                  <w:rPr>
                    <w:rFonts w:ascii="Cambria Math" w:eastAsia="Arial Unicode MS" w:hAnsi="Cambria Math" w:cs="Cambria Math"/>
                    <w:color w:val="A6A6A6"/>
                    <w:sz w:val="24"/>
                    <w:szCs w:val="24"/>
                  </w:rPr>
                  <w:t>◯</w:t>
                </w:r>
              </w:sdtContent>
            </w:sdt>
          </w:p>
        </w:tc>
      </w:tr>
      <w:tr w:rsidR="008C3D59" w14:paraId="18F92A31" w14:textId="77777777" w:rsidTr="0D28EAE2">
        <w:trPr>
          <w:trHeight w:val="24"/>
        </w:trPr>
        <w:tc>
          <w:tcPr>
            <w:tcW w:w="4515" w:type="dxa"/>
            <w:gridSpan w:val="3"/>
            <w:shd w:val="clear" w:color="auto" w:fill="auto"/>
            <w:tcMar>
              <w:top w:w="100" w:type="dxa"/>
              <w:left w:w="100" w:type="dxa"/>
              <w:bottom w:w="100" w:type="dxa"/>
              <w:right w:w="100" w:type="dxa"/>
            </w:tcMar>
          </w:tcPr>
          <w:p w14:paraId="18F92A2B" w14:textId="5D578317" w:rsidR="008C3D59" w:rsidRDefault="008C3D59" w:rsidP="008C3D59">
            <w:pPr>
              <w:spacing w:line="240" w:lineRule="auto"/>
              <w:rPr>
                <w:rFonts w:ascii="Times New Roman" w:eastAsia="Times New Roman" w:hAnsi="Times New Roman" w:cs="Times New Roman"/>
                <w:sz w:val="20"/>
                <w:szCs w:val="20"/>
              </w:rPr>
            </w:pPr>
            <w:bookmarkStart w:id="11" w:name="_heading=h.3rdcrjn" w:colFirst="0" w:colLast="0"/>
            <w:bookmarkEnd w:id="11"/>
            <w:r w:rsidRPr="003F159B">
              <w:rPr>
                <w:rFonts w:ascii="Times New Roman" w:eastAsia="Times New Roman" w:hAnsi="Times New Roman" w:cs="Times New Roman"/>
                <w:sz w:val="20"/>
                <w:szCs w:val="20"/>
              </w:rPr>
              <w:t xml:space="preserve">6. </w:t>
            </w:r>
            <w:r w:rsidRPr="003F159B">
              <w:rPr>
                <w:rFonts w:ascii="Times New Roman" w:hAnsi="Times New Roman" w:cs="Times New Roman"/>
                <w:sz w:val="20"/>
                <w:szCs w:val="20"/>
              </w:rPr>
              <w:t>I trust t</w:t>
            </w:r>
            <w:r w:rsidRPr="003F159B">
              <w:rPr>
                <w:rFonts w:ascii="Times New Roman" w:eastAsia="Times New Roman" w:hAnsi="Times New Roman" w:cs="Times New Roman"/>
                <w:sz w:val="20"/>
                <w:szCs w:val="20"/>
              </w:rPr>
              <w:t>he government and/or private insurance companies can provide reliable flood insurance to protect my property.</w:t>
            </w:r>
          </w:p>
        </w:tc>
        <w:tc>
          <w:tcPr>
            <w:tcW w:w="1005" w:type="dxa"/>
            <w:shd w:val="clear" w:color="auto" w:fill="auto"/>
            <w:tcMar>
              <w:top w:w="0" w:type="dxa"/>
              <w:left w:w="100" w:type="dxa"/>
              <w:bottom w:w="0" w:type="dxa"/>
              <w:right w:w="100" w:type="dxa"/>
            </w:tcMar>
            <w:vAlign w:val="center"/>
          </w:tcPr>
          <w:p w14:paraId="18F92A2C" w14:textId="7EEB38DD"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5"/>
                <w:id w:val="-1222749734"/>
              </w:sdtPr>
              <w:sdtContent>
                <w:r w:rsidRPr="003F159B">
                  <w:rPr>
                    <w:rFonts w:ascii="Cambria Math" w:eastAsia="Arial Unicode MS" w:hAnsi="Cambria Math" w:cs="Cambria Math"/>
                    <w:color w:val="A6A6A6"/>
                    <w:sz w:val="24"/>
                    <w:szCs w:val="24"/>
                  </w:rPr>
                  <w:t>◯</w:t>
                </w:r>
              </w:sdtContent>
            </w:sdt>
          </w:p>
        </w:tc>
        <w:tc>
          <w:tcPr>
            <w:tcW w:w="1140" w:type="dxa"/>
            <w:shd w:val="clear" w:color="auto" w:fill="auto"/>
            <w:vAlign w:val="center"/>
          </w:tcPr>
          <w:p w14:paraId="18F92A2D" w14:textId="6C949D16" w:rsidR="008C3D59" w:rsidRDefault="008C3D59" w:rsidP="008C3D59">
            <w:pPr>
              <w:spacing w:line="240" w:lineRule="auto"/>
              <w:ind w:right="123"/>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6"/>
                <w:id w:val="1561599592"/>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2E" w14:textId="76255964"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7"/>
                <w:id w:val="-912862179"/>
              </w:sdtPr>
              <w:sdtContent>
                <w:r w:rsidRPr="003F159B">
                  <w:rPr>
                    <w:rFonts w:ascii="Cambria Math" w:eastAsia="Arial Unicode MS" w:hAnsi="Cambria Math" w:cs="Cambria Math"/>
                    <w:color w:val="A6A6A6"/>
                    <w:sz w:val="24"/>
                    <w:szCs w:val="24"/>
                  </w:rPr>
                  <w:t>◯</w:t>
                </w:r>
              </w:sdtContent>
            </w:sdt>
          </w:p>
        </w:tc>
        <w:tc>
          <w:tcPr>
            <w:tcW w:w="705" w:type="dxa"/>
            <w:shd w:val="clear" w:color="auto" w:fill="auto"/>
            <w:vAlign w:val="center"/>
          </w:tcPr>
          <w:p w14:paraId="18F92A2F" w14:textId="54E76C54"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8"/>
                <w:id w:val="-1182895044"/>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30" w14:textId="524E11E5"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49"/>
                <w:id w:val="2105062369"/>
              </w:sdtPr>
              <w:sdtContent>
                <w:r w:rsidRPr="003F159B">
                  <w:rPr>
                    <w:rFonts w:ascii="Cambria Math" w:eastAsia="Arial Unicode MS" w:hAnsi="Cambria Math" w:cs="Cambria Math"/>
                    <w:color w:val="A6A6A6"/>
                    <w:sz w:val="24"/>
                    <w:szCs w:val="24"/>
                  </w:rPr>
                  <w:t>◯</w:t>
                </w:r>
              </w:sdtContent>
            </w:sdt>
          </w:p>
        </w:tc>
      </w:tr>
      <w:tr w:rsidR="008C3D59" w14:paraId="18F92A38" w14:textId="77777777" w:rsidTr="0D28EAE2">
        <w:trPr>
          <w:trHeight w:val="24"/>
        </w:trPr>
        <w:tc>
          <w:tcPr>
            <w:tcW w:w="4515" w:type="dxa"/>
            <w:gridSpan w:val="3"/>
            <w:shd w:val="clear" w:color="auto" w:fill="auto"/>
            <w:tcMar>
              <w:top w:w="100" w:type="dxa"/>
              <w:left w:w="100" w:type="dxa"/>
              <w:bottom w:w="100" w:type="dxa"/>
              <w:right w:w="100" w:type="dxa"/>
            </w:tcMar>
          </w:tcPr>
          <w:p w14:paraId="18F92A32" w14:textId="6C28DF8D" w:rsidR="008C3D59" w:rsidRDefault="008C3D59" w:rsidP="008C3D59">
            <w:pPr>
              <w:spacing w:line="240" w:lineRule="auto"/>
              <w:rPr>
                <w:rFonts w:ascii="Times New Roman" w:eastAsia="Times New Roman" w:hAnsi="Times New Roman" w:cs="Times New Roman"/>
                <w:color w:val="000000"/>
                <w:sz w:val="20"/>
                <w:szCs w:val="20"/>
              </w:rPr>
            </w:pPr>
            <w:r w:rsidRPr="003F159B">
              <w:rPr>
                <w:rFonts w:ascii="Times New Roman" w:eastAsia="Times New Roman" w:hAnsi="Times New Roman" w:cs="Times New Roman"/>
                <w:color w:val="000000"/>
                <w:sz w:val="20"/>
                <w:szCs w:val="20"/>
              </w:rPr>
              <w:t>7.</w:t>
            </w:r>
            <w:r w:rsidRPr="003F159B">
              <w:rPr>
                <w:rFonts w:ascii="Times New Roman" w:hAnsi="Times New Roman" w:cs="Times New Roman"/>
                <w:color w:val="000000"/>
                <w:sz w:val="20"/>
                <w:szCs w:val="20"/>
              </w:rPr>
              <w:t xml:space="preserve"> E</w:t>
            </w:r>
            <w:r w:rsidRPr="003F159B">
              <w:rPr>
                <w:rFonts w:ascii="Times New Roman" w:eastAsia="Times New Roman" w:hAnsi="Times New Roman" w:cs="Times New Roman"/>
                <w:color w:val="000000"/>
                <w:sz w:val="20"/>
                <w:szCs w:val="20"/>
              </w:rPr>
              <w:t>levat</w:t>
            </w:r>
            <w:r w:rsidRPr="003F159B">
              <w:rPr>
                <w:rFonts w:ascii="Times New Roman" w:hAnsi="Times New Roman" w:cs="Times New Roman"/>
                <w:color w:val="000000"/>
                <w:sz w:val="20"/>
                <w:szCs w:val="20"/>
              </w:rPr>
              <w:t>ing my house</w:t>
            </w:r>
            <w:r w:rsidRPr="003F159B">
              <w:rPr>
                <w:rFonts w:ascii="Times New Roman" w:eastAsia="Times New Roman" w:hAnsi="Times New Roman" w:cs="Times New Roman"/>
                <w:color w:val="000000"/>
                <w:sz w:val="20"/>
                <w:szCs w:val="20"/>
              </w:rPr>
              <w:t xml:space="preserve"> can </w:t>
            </w:r>
            <w:r w:rsidRPr="003F159B">
              <w:rPr>
                <w:rFonts w:ascii="Times New Roman" w:eastAsia="Times New Roman" w:hAnsi="Times New Roman" w:cs="Times New Roman"/>
                <w:sz w:val="20"/>
                <w:szCs w:val="20"/>
              </w:rPr>
              <w:t>help me significantly minimize property losses by floods.</w:t>
            </w:r>
          </w:p>
        </w:tc>
        <w:tc>
          <w:tcPr>
            <w:tcW w:w="1005" w:type="dxa"/>
            <w:shd w:val="clear" w:color="auto" w:fill="auto"/>
            <w:tcMar>
              <w:top w:w="0" w:type="dxa"/>
              <w:left w:w="100" w:type="dxa"/>
              <w:bottom w:w="0" w:type="dxa"/>
              <w:right w:w="100" w:type="dxa"/>
            </w:tcMar>
            <w:vAlign w:val="center"/>
          </w:tcPr>
          <w:p w14:paraId="18F92A33" w14:textId="7E06FF3D"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0"/>
                <w:id w:val="436805749"/>
              </w:sdtPr>
              <w:sdtContent>
                <w:r w:rsidRPr="003F159B">
                  <w:rPr>
                    <w:rFonts w:ascii="Cambria Math" w:eastAsia="Arial Unicode MS" w:hAnsi="Cambria Math" w:cs="Cambria Math"/>
                    <w:color w:val="A6A6A6"/>
                    <w:sz w:val="24"/>
                    <w:szCs w:val="24"/>
                  </w:rPr>
                  <w:t>◯</w:t>
                </w:r>
              </w:sdtContent>
            </w:sdt>
          </w:p>
        </w:tc>
        <w:tc>
          <w:tcPr>
            <w:tcW w:w="1140" w:type="dxa"/>
            <w:shd w:val="clear" w:color="auto" w:fill="auto"/>
            <w:vAlign w:val="center"/>
          </w:tcPr>
          <w:p w14:paraId="18F92A34" w14:textId="1AE0054B" w:rsidR="008C3D59" w:rsidRDefault="008C3D59" w:rsidP="008C3D59">
            <w:pPr>
              <w:spacing w:line="240" w:lineRule="auto"/>
              <w:ind w:right="123"/>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1"/>
                <w:id w:val="-2128764071"/>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35" w14:textId="39F59D89"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2"/>
                <w:id w:val="-516386659"/>
              </w:sdtPr>
              <w:sdtContent>
                <w:r w:rsidRPr="003F159B">
                  <w:rPr>
                    <w:rFonts w:ascii="Cambria Math" w:eastAsia="Arial Unicode MS" w:hAnsi="Cambria Math" w:cs="Cambria Math"/>
                    <w:color w:val="A6A6A6"/>
                    <w:sz w:val="24"/>
                    <w:szCs w:val="24"/>
                  </w:rPr>
                  <w:t>◯</w:t>
                </w:r>
              </w:sdtContent>
            </w:sdt>
          </w:p>
        </w:tc>
        <w:tc>
          <w:tcPr>
            <w:tcW w:w="705" w:type="dxa"/>
            <w:shd w:val="clear" w:color="auto" w:fill="auto"/>
            <w:vAlign w:val="center"/>
          </w:tcPr>
          <w:p w14:paraId="18F92A36" w14:textId="60F09C6F"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3"/>
                <w:id w:val="824940491"/>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37" w14:textId="7AF111C9"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4"/>
                <w:id w:val="-1513680317"/>
              </w:sdtPr>
              <w:sdtContent>
                <w:r w:rsidRPr="003F159B">
                  <w:rPr>
                    <w:rFonts w:ascii="Cambria Math" w:eastAsia="Arial Unicode MS" w:hAnsi="Cambria Math" w:cs="Cambria Math"/>
                    <w:color w:val="A6A6A6"/>
                    <w:sz w:val="24"/>
                    <w:szCs w:val="24"/>
                  </w:rPr>
                  <w:t>◯</w:t>
                </w:r>
              </w:sdtContent>
            </w:sdt>
          </w:p>
        </w:tc>
      </w:tr>
      <w:tr w:rsidR="008C3D59" w14:paraId="18F92A3F" w14:textId="77777777" w:rsidTr="0D28EAE2">
        <w:trPr>
          <w:trHeight w:val="24"/>
        </w:trPr>
        <w:tc>
          <w:tcPr>
            <w:tcW w:w="4515" w:type="dxa"/>
            <w:gridSpan w:val="3"/>
            <w:shd w:val="clear" w:color="auto" w:fill="auto"/>
            <w:tcMar>
              <w:top w:w="100" w:type="dxa"/>
              <w:left w:w="100" w:type="dxa"/>
              <w:bottom w:w="100" w:type="dxa"/>
              <w:right w:w="100" w:type="dxa"/>
            </w:tcMar>
          </w:tcPr>
          <w:p w14:paraId="18F92A39" w14:textId="10B13282" w:rsidR="008C3D59" w:rsidRDefault="008C3D59" w:rsidP="008C3D59">
            <w:pPr>
              <w:spacing w:line="240" w:lineRule="auto"/>
              <w:rPr>
                <w:rFonts w:ascii="Times New Roman" w:eastAsia="Times New Roman" w:hAnsi="Times New Roman" w:cs="Times New Roman"/>
                <w:sz w:val="20"/>
                <w:szCs w:val="20"/>
              </w:rPr>
            </w:pPr>
            <w:r w:rsidRPr="003F159B">
              <w:rPr>
                <w:rFonts w:ascii="Times New Roman" w:eastAsia="Times New Roman" w:hAnsi="Times New Roman" w:cs="Times New Roman"/>
                <w:sz w:val="20"/>
                <w:szCs w:val="20"/>
              </w:rPr>
              <w:t xml:space="preserve">8. </w:t>
            </w:r>
            <w:r w:rsidRPr="003F159B">
              <w:rPr>
                <w:rFonts w:ascii="Times New Roman" w:hAnsi="Times New Roman" w:cs="Times New Roman"/>
                <w:color w:val="000000"/>
                <w:sz w:val="20"/>
                <w:szCs w:val="20"/>
              </w:rPr>
              <w:t>E</w:t>
            </w:r>
            <w:r w:rsidRPr="003F159B">
              <w:rPr>
                <w:rFonts w:ascii="Times New Roman" w:eastAsia="Times New Roman" w:hAnsi="Times New Roman" w:cs="Times New Roman"/>
                <w:color w:val="000000"/>
                <w:sz w:val="20"/>
                <w:szCs w:val="20"/>
              </w:rPr>
              <w:t>levat</w:t>
            </w:r>
            <w:r w:rsidRPr="003F159B">
              <w:rPr>
                <w:rFonts w:ascii="Times New Roman" w:hAnsi="Times New Roman" w:cs="Times New Roman"/>
                <w:color w:val="000000"/>
                <w:sz w:val="20"/>
                <w:szCs w:val="20"/>
              </w:rPr>
              <w:t>ing my house</w:t>
            </w:r>
            <w:r w:rsidRPr="003F159B">
              <w:rPr>
                <w:rFonts w:ascii="Times New Roman" w:eastAsia="Times New Roman" w:hAnsi="Times New Roman" w:cs="Times New Roman"/>
                <w:sz w:val="20"/>
                <w:szCs w:val="20"/>
              </w:rPr>
              <w:t xml:space="preserve"> is </w:t>
            </w:r>
            <w:r w:rsidRPr="003F159B">
              <w:rPr>
                <w:rFonts w:ascii="Times New Roman" w:hAnsi="Times New Roman" w:cs="Times New Roman"/>
                <w:sz w:val="20"/>
                <w:szCs w:val="20"/>
              </w:rPr>
              <w:t>a</w:t>
            </w:r>
            <w:r w:rsidRPr="003F159B">
              <w:rPr>
                <w:rFonts w:ascii="Times New Roman" w:eastAsia="Times New Roman" w:hAnsi="Times New Roman" w:cs="Times New Roman"/>
                <w:sz w:val="20"/>
                <w:szCs w:val="20"/>
              </w:rPr>
              <w:t xml:space="preserve">ffordable for my household. </w:t>
            </w:r>
          </w:p>
        </w:tc>
        <w:tc>
          <w:tcPr>
            <w:tcW w:w="1005" w:type="dxa"/>
            <w:shd w:val="clear" w:color="auto" w:fill="auto"/>
            <w:tcMar>
              <w:top w:w="0" w:type="dxa"/>
              <w:left w:w="100" w:type="dxa"/>
              <w:bottom w:w="0" w:type="dxa"/>
              <w:right w:w="100" w:type="dxa"/>
            </w:tcMar>
            <w:vAlign w:val="center"/>
          </w:tcPr>
          <w:p w14:paraId="18F92A3A" w14:textId="790713EE"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5"/>
                <w:id w:val="-494421659"/>
              </w:sdtPr>
              <w:sdtContent>
                <w:r w:rsidRPr="003F159B">
                  <w:rPr>
                    <w:rFonts w:ascii="Cambria Math" w:eastAsia="Arial Unicode MS" w:hAnsi="Cambria Math" w:cs="Cambria Math"/>
                    <w:color w:val="A6A6A6"/>
                    <w:sz w:val="24"/>
                    <w:szCs w:val="24"/>
                  </w:rPr>
                  <w:t>◯</w:t>
                </w:r>
              </w:sdtContent>
            </w:sdt>
          </w:p>
        </w:tc>
        <w:tc>
          <w:tcPr>
            <w:tcW w:w="1140" w:type="dxa"/>
            <w:shd w:val="clear" w:color="auto" w:fill="auto"/>
            <w:vAlign w:val="center"/>
          </w:tcPr>
          <w:p w14:paraId="18F92A3B" w14:textId="1E521ECA" w:rsidR="008C3D59" w:rsidRDefault="008C3D59" w:rsidP="008C3D59">
            <w:pPr>
              <w:spacing w:line="240" w:lineRule="auto"/>
              <w:ind w:right="123"/>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6"/>
                <w:id w:val="-849258436"/>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3C" w14:textId="2B0891CB"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7"/>
                <w:id w:val="1405109904"/>
              </w:sdtPr>
              <w:sdtContent>
                <w:r w:rsidRPr="003F159B">
                  <w:rPr>
                    <w:rFonts w:ascii="Cambria Math" w:eastAsia="Arial Unicode MS" w:hAnsi="Cambria Math" w:cs="Cambria Math"/>
                    <w:color w:val="A6A6A6"/>
                    <w:sz w:val="24"/>
                    <w:szCs w:val="24"/>
                  </w:rPr>
                  <w:t>◯</w:t>
                </w:r>
              </w:sdtContent>
            </w:sdt>
          </w:p>
        </w:tc>
        <w:tc>
          <w:tcPr>
            <w:tcW w:w="705" w:type="dxa"/>
            <w:shd w:val="clear" w:color="auto" w:fill="auto"/>
            <w:vAlign w:val="center"/>
          </w:tcPr>
          <w:p w14:paraId="18F92A3D" w14:textId="30CF2274"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8"/>
                <w:id w:val="1277763281"/>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3E" w14:textId="0A087C46" w:rsidR="008C3D59" w:rsidRDefault="008C3D59" w:rsidP="008C3D59">
            <w:pPr>
              <w:spacing w:line="240" w:lineRule="auto"/>
              <w:jc w:val="center"/>
              <w:rPr>
                <w:rFonts w:ascii="Times New Roman" w:eastAsia="Times New Roman" w:hAnsi="Times New Roman" w:cs="Times New Roman"/>
                <w:color w:val="A6A6A6"/>
                <w:sz w:val="24"/>
                <w:szCs w:val="24"/>
              </w:rPr>
            </w:pPr>
            <w:sdt>
              <w:sdtPr>
                <w:rPr>
                  <w:rFonts w:ascii="Times New Roman" w:hAnsi="Times New Roman" w:cs="Times New Roman"/>
                </w:rPr>
                <w:tag w:val="goog_rdk_159"/>
                <w:id w:val="-2109338877"/>
              </w:sdtPr>
              <w:sdtContent>
                <w:r w:rsidRPr="003F159B">
                  <w:rPr>
                    <w:rFonts w:ascii="Cambria Math" w:eastAsia="Arial Unicode MS" w:hAnsi="Cambria Math" w:cs="Cambria Math"/>
                    <w:color w:val="A6A6A6"/>
                    <w:sz w:val="24"/>
                    <w:szCs w:val="24"/>
                  </w:rPr>
                  <w:t>◯</w:t>
                </w:r>
              </w:sdtContent>
            </w:sdt>
          </w:p>
        </w:tc>
      </w:tr>
      <w:tr w:rsidR="008C3D59" w14:paraId="18F92A46" w14:textId="77777777" w:rsidTr="0D28EAE2">
        <w:trPr>
          <w:trHeight w:val="24"/>
        </w:trPr>
        <w:tc>
          <w:tcPr>
            <w:tcW w:w="4515" w:type="dxa"/>
            <w:gridSpan w:val="3"/>
            <w:shd w:val="clear" w:color="auto" w:fill="auto"/>
            <w:tcMar>
              <w:top w:w="100" w:type="dxa"/>
              <w:left w:w="100" w:type="dxa"/>
              <w:bottom w:w="100" w:type="dxa"/>
              <w:right w:w="100" w:type="dxa"/>
            </w:tcMar>
          </w:tcPr>
          <w:p w14:paraId="18F92A40" w14:textId="0C9DDA32" w:rsidR="008C3D59" w:rsidRDefault="008C3D59" w:rsidP="008C3D59">
            <w:pPr>
              <w:spacing w:line="240" w:lineRule="auto"/>
              <w:rPr>
                <w:rFonts w:ascii="Times New Roman" w:eastAsia="Times New Roman" w:hAnsi="Times New Roman" w:cs="Times New Roman"/>
                <w:sz w:val="20"/>
                <w:szCs w:val="20"/>
              </w:rPr>
            </w:pPr>
            <w:r w:rsidRPr="003F159B">
              <w:rPr>
                <w:rFonts w:ascii="Times New Roman" w:eastAsia="Times New Roman" w:hAnsi="Times New Roman" w:cs="Times New Roman"/>
                <w:sz w:val="20"/>
                <w:szCs w:val="20"/>
              </w:rPr>
              <w:t xml:space="preserve">9. </w:t>
            </w:r>
            <w:r w:rsidRPr="003F159B">
              <w:rPr>
                <w:rFonts w:ascii="Times New Roman" w:hAnsi="Times New Roman" w:cs="Times New Roman"/>
                <w:sz w:val="20"/>
                <w:szCs w:val="20"/>
              </w:rPr>
              <w:t>I trust the government can provide clear and reliable guidance on house elevation to help me better protect my property.</w:t>
            </w:r>
            <w:r w:rsidRPr="003F159B">
              <w:rPr>
                <w:rFonts w:ascii="Times New Roman" w:eastAsia="Times New Roman" w:hAnsi="Times New Roman" w:cs="Times New Roman"/>
                <w:sz w:val="20"/>
                <w:szCs w:val="20"/>
              </w:rPr>
              <w:t xml:space="preserve"> </w:t>
            </w:r>
          </w:p>
        </w:tc>
        <w:tc>
          <w:tcPr>
            <w:tcW w:w="1005" w:type="dxa"/>
            <w:shd w:val="clear" w:color="auto" w:fill="auto"/>
            <w:tcMar>
              <w:top w:w="0" w:type="dxa"/>
              <w:left w:w="100" w:type="dxa"/>
              <w:bottom w:w="0" w:type="dxa"/>
              <w:right w:w="100" w:type="dxa"/>
            </w:tcMar>
            <w:vAlign w:val="center"/>
          </w:tcPr>
          <w:p w14:paraId="18F92A41" w14:textId="0BC28F4B"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60"/>
                <w:id w:val="-1109195114"/>
              </w:sdtPr>
              <w:sdtContent>
                <w:r w:rsidRPr="003F159B">
                  <w:rPr>
                    <w:rFonts w:ascii="Cambria Math" w:eastAsia="Arial Unicode MS" w:hAnsi="Cambria Math" w:cs="Cambria Math"/>
                    <w:color w:val="A6A6A6"/>
                    <w:sz w:val="24"/>
                    <w:szCs w:val="24"/>
                  </w:rPr>
                  <w:t>◯</w:t>
                </w:r>
              </w:sdtContent>
            </w:sdt>
          </w:p>
        </w:tc>
        <w:tc>
          <w:tcPr>
            <w:tcW w:w="1140" w:type="dxa"/>
            <w:shd w:val="clear" w:color="auto" w:fill="auto"/>
            <w:vAlign w:val="center"/>
          </w:tcPr>
          <w:p w14:paraId="18F92A42" w14:textId="13A2F15B" w:rsidR="008C3D59" w:rsidRDefault="008C3D59" w:rsidP="008C3D59">
            <w:pPr>
              <w:spacing w:line="240" w:lineRule="auto"/>
              <w:ind w:right="123"/>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61"/>
                <w:id w:val="-256603602"/>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43" w14:textId="65079146"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62"/>
                <w:id w:val="1722320900"/>
              </w:sdtPr>
              <w:sdtContent>
                <w:r w:rsidRPr="003F159B">
                  <w:rPr>
                    <w:rFonts w:ascii="Cambria Math" w:eastAsia="Arial Unicode MS" w:hAnsi="Cambria Math" w:cs="Cambria Math"/>
                    <w:color w:val="A6A6A6"/>
                    <w:sz w:val="24"/>
                    <w:szCs w:val="24"/>
                  </w:rPr>
                  <w:t>◯</w:t>
                </w:r>
              </w:sdtContent>
            </w:sdt>
          </w:p>
        </w:tc>
        <w:tc>
          <w:tcPr>
            <w:tcW w:w="705" w:type="dxa"/>
            <w:shd w:val="clear" w:color="auto" w:fill="auto"/>
            <w:vAlign w:val="center"/>
          </w:tcPr>
          <w:p w14:paraId="18F92A44" w14:textId="020F1604"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63"/>
                <w:id w:val="1790711290"/>
              </w:sdtPr>
              <w:sdtContent>
                <w:r w:rsidRPr="003F159B">
                  <w:rPr>
                    <w:rFonts w:ascii="Cambria Math" w:eastAsia="Arial Unicode MS" w:hAnsi="Cambria Math" w:cs="Cambria Math"/>
                    <w:color w:val="A6A6A6"/>
                    <w:sz w:val="24"/>
                    <w:szCs w:val="24"/>
                  </w:rPr>
                  <w:t>◯</w:t>
                </w:r>
              </w:sdtContent>
            </w:sdt>
          </w:p>
        </w:tc>
        <w:tc>
          <w:tcPr>
            <w:tcW w:w="990" w:type="dxa"/>
            <w:shd w:val="clear" w:color="auto" w:fill="auto"/>
            <w:vAlign w:val="center"/>
          </w:tcPr>
          <w:p w14:paraId="18F92A45" w14:textId="15B9433D" w:rsidR="008C3D59" w:rsidRDefault="008C3D59" w:rsidP="008C3D59">
            <w:pPr>
              <w:spacing w:line="240" w:lineRule="auto"/>
              <w:jc w:val="center"/>
              <w:rPr>
                <w:rFonts w:ascii="Quattrocento Sans" w:eastAsia="Quattrocento Sans" w:hAnsi="Quattrocento Sans" w:cs="Quattrocento Sans"/>
                <w:color w:val="A6A6A6"/>
                <w:sz w:val="24"/>
                <w:szCs w:val="24"/>
              </w:rPr>
            </w:pPr>
            <w:sdt>
              <w:sdtPr>
                <w:rPr>
                  <w:rFonts w:ascii="Times New Roman" w:hAnsi="Times New Roman" w:cs="Times New Roman"/>
                </w:rPr>
                <w:tag w:val="goog_rdk_164"/>
                <w:id w:val="1631981098"/>
              </w:sdtPr>
              <w:sdtContent>
                <w:r w:rsidRPr="003F159B">
                  <w:rPr>
                    <w:rFonts w:ascii="Cambria Math" w:eastAsia="Arial Unicode MS" w:hAnsi="Cambria Math" w:cs="Cambria Math"/>
                    <w:color w:val="A6A6A6"/>
                    <w:sz w:val="24"/>
                    <w:szCs w:val="24"/>
                  </w:rPr>
                  <w:t>◯</w:t>
                </w:r>
              </w:sdtContent>
            </w:sdt>
          </w:p>
        </w:tc>
      </w:tr>
      <w:tr w:rsidR="00154D42" w14:paraId="5648A68E" w14:textId="77777777" w:rsidTr="00C94473">
        <w:trPr>
          <w:trHeight w:val="1170"/>
        </w:trPr>
        <w:tc>
          <w:tcPr>
            <w:tcW w:w="1560" w:type="dxa"/>
            <w:shd w:val="clear" w:color="auto" w:fill="auto"/>
            <w:tcMar>
              <w:top w:w="100" w:type="dxa"/>
              <w:left w:w="100" w:type="dxa"/>
              <w:bottom w:w="100" w:type="dxa"/>
              <w:right w:w="100" w:type="dxa"/>
            </w:tcMar>
          </w:tcPr>
          <w:p w14:paraId="7F50B35D" w14:textId="2EA1E679" w:rsidR="00154D42" w:rsidRDefault="00154D42" w:rsidP="00154D42">
            <w:pPr>
              <w:spacing w:line="240" w:lineRule="auto"/>
              <w:rPr>
                <w:rFonts w:ascii="Times New Roman" w:eastAsia="Times New Roman" w:hAnsi="Times New Roman" w:cs="Times New Roman"/>
                <w:sz w:val="20"/>
                <w:szCs w:val="20"/>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85" w:type="dxa"/>
            <w:gridSpan w:val="7"/>
            <w:shd w:val="clear" w:color="auto" w:fill="auto"/>
            <w:tcMar>
              <w:top w:w="0" w:type="dxa"/>
              <w:left w:w="100" w:type="dxa"/>
              <w:bottom w:w="0" w:type="dxa"/>
              <w:right w:w="100" w:type="dxa"/>
            </w:tcMar>
          </w:tcPr>
          <w:p w14:paraId="6BDA7AED" w14:textId="77777777" w:rsidR="001808FE" w:rsidRPr="001808FE" w:rsidRDefault="001808FE" w:rsidP="001808FE">
            <w:pPr>
              <w:spacing w:line="240" w:lineRule="auto"/>
              <w:jc w:val="both"/>
              <w:rPr>
                <w:rFonts w:ascii="Times New Roman" w:hAnsi="Times New Roman" w:cs="Times New Roman"/>
                <w:sz w:val="24"/>
                <w:szCs w:val="24"/>
                <w:lang w:val="en-US"/>
              </w:rPr>
            </w:pPr>
            <w:r w:rsidRPr="001808FE">
              <w:rPr>
                <w:rFonts w:ascii="Times New Roman" w:hAnsi="Times New Roman" w:cs="Times New Roman"/>
                <w:sz w:val="24"/>
                <w:szCs w:val="24"/>
                <w:lang w:val="en-US"/>
              </w:rPr>
              <w:t xml:space="preserve">This group of questions </w:t>
            </w:r>
            <w:r w:rsidRPr="001808FE">
              <w:rPr>
                <w:rFonts w:ascii="Times New Roman" w:hAnsi="Times New Roman" w:cs="Times New Roman"/>
                <w:b/>
                <w:bCs/>
                <w:sz w:val="24"/>
                <w:szCs w:val="24"/>
                <w:lang w:val="en-US"/>
              </w:rPr>
              <w:t>addresses both coping perception and stakeholder perception regarding each flood mitigation option presented in the survey.</w:t>
            </w:r>
          </w:p>
          <w:p w14:paraId="37AAB4FF" w14:textId="77777777" w:rsidR="001808FE" w:rsidRPr="001808FE" w:rsidRDefault="001808FE" w:rsidP="001808FE">
            <w:pPr>
              <w:spacing w:line="240" w:lineRule="auto"/>
              <w:jc w:val="both"/>
              <w:rPr>
                <w:rFonts w:ascii="Times New Roman" w:hAnsi="Times New Roman" w:cs="Times New Roman"/>
                <w:sz w:val="24"/>
                <w:szCs w:val="24"/>
                <w:lang w:val="en-US"/>
              </w:rPr>
            </w:pPr>
          </w:p>
          <w:p w14:paraId="0514E046" w14:textId="77777777" w:rsidR="00154D42" w:rsidRDefault="001808FE" w:rsidP="001808FE">
            <w:pPr>
              <w:spacing w:line="240" w:lineRule="auto"/>
              <w:jc w:val="both"/>
              <w:rPr>
                <w:rFonts w:ascii="Times New Roman" w:hAnsi="Times New Roman" w:cs="Times New Roman"/>
                <w:sz w:val="24"/>
                <w:szCs w:val="24"/>
                <w:lang w:val="en-US"/>
              </w:rPr>
            </w:pPr>
            <w:r w:rsidRPr="001808FE">
              <w:rPr>
                <w:rFonts w:ascii="Times New Roman" w:hAnsi="Times New Roman" w:cs="Times New Roman"/>
                <w:sz w:val="24"/>
                <w:szCs w:val="24"/>
                <w:lang w:val="en-US"/>
              </w:rPr>
              <w:t>We will calculate an overall coping perception score for each option. For instance, the coping perception score for flood insurance will integrate responses related to self-efficacy and specific questions about flood insurance (Q19-3 to Q19-4). Similarly, the stakeholder perception score for flood insurance will be derived from responses to Q</w:t>
            </w:r>
            <w:r>
              <w:rPr>
                <w:rFonts w:ascii="Times New Roman" w:hAnsi="Times New Roman" w:cs="Times New Roman"/>
                <w:sz w:val="24"/>
                <w:szCs w:val="24"/>
                <w:lang w:val="en-US"/>
              </w:rPr>
              <w:t>19-</w:t>
            </w:r>
            <w:r w:rsidRPr="001808FE">
              <w:rPr>
                <w:rFonts w:ascii="Times New Roman" w:hAnsi="Times New Roman" w:cs="Times New Roman"/>
                <w:sz w:val="24"/>
                <w:szCs w:val="24"/>
                <w:lang w:val="en-US"/>
              </w:rPr>
              <w:t>8.</w:t>
            </w:r>
          </w:p>
          <w:p w14:paraId="6B0F9F7C" w14:textId="77777777" w:rsidR="008A1EA4" w:rsidRDefault="008A1EA4" w:rsidP="001808FE">
            <w:pPr>
              <w:spacing w:line="240" w:lineRule="auto"/>
              <w:jc w:val="both"/>
              <w:rPr>
                <w:rFonts w:ascii="Times New Roman" w:hAnsi="Times New Roman" w:cs="Times New Roman"/>
                <w:sz w:val="24"/>
                <w:szCs w:val="24"/>
                <w:lang w:val="en-US"/>
              </w:rPr>
            </w:pPr>
          </w:p>
          <w:p w14:paraId="2F151162" w14:textId="2C74B2BE" w:rsidR="008A1EA4" w:rsidRDefault="008A1EA4" w:rsidP="001808FE">
            <w:pPr>
              <w:spacing w:line="240" w:lineRule="auto"/>
              <w:jc w:val="both"/>
            </w:pPr>
            <w:r>
              <w:rPr>
                <w:rFonts w:ascii="Times New Roman" w:hAnsi="Times New Roman" w:cs="Times New Roman" w:hint="eastAsia"/>
                <w:sz w:val="24"/>
                <w:szCs w:val="24"/>
                <w:lang w:val="en-US"/>
              </w:rPr>
              <w:lastRenderedPageBreak/>
              <w:t>C</w:t>
            </w:r>
            <w:r>
              <w:rPr>
                <w:rFonts w:ascii="Times New Roman" w:hAnsi="Times New Roman" w:cs="Times New Roman"/>
                <w:sz w:val="24"/>
                <w:szCs w:val="24"/>
                <w:lang w:val="en-US"/>
              </w:rPr>
              <w:t xml:space="preserve">oping and stakeholder perception also be used for </w:t>
            </w:r>
            <w:r w:rsidR="00B80938">
              <w:rPr>
                <w:rFonts w:ascii="Times New Roman" w:hAnsi="Times New Roman" w:cs="Times New Roman"/>
                <w:sz w:val="24"/>
                <w:szCs w:val="24"/>
                <w:lang w:val="en-US"/>
              </w:rPr>
              <w:t>prediction of taking mitigation actions or not in ABM.</w:t>
            </w:r>
          </w:p>
        </w:tc>
      </w:tr>
    </w:tbl>
    <w:p w14:paraId="18F92A47" w14:textId="77777777" w:rsidR="001F1AE2" w:rsidRDefault="001F1AE2">
      <w:pPr>
        <w:rPr>
          <w:rFonts w:ascii="Times New Roman" w:eastAsia="Times New Roman" w:hAnsi="Times New Roman" w:cs="Times New Roman"/>
          <w:b/>
          <w:color w:val="C0504D"/>
          <w:sz w:val="28"/>
          <w:szCs w:val="28"/>
        </w:rPr>
      </w:pPr>
    </w:p>
    <w:p w14:paraId="18F92A48" w14:textId="77777777" w:rsidR="001F1AE2" w:rsidRDefault="003E2E81">
      <w:pPr>
        <w:numPr>
          <w:ilvl w:val="0"/>
          <w:numId w:val="1"/>
        </w:numPr>
        <w:pBdr>
          <w:top w:val="nil"/>
          <w:left w:val="nil"/>
          <w:bottom w:val="nil"/>
          <w:right w:val="nil"/>
          <w:between w:val="nil"/>
        </w:pBdr>
        <w:spacing w:line="240" w:lineRule="auto"/>
        <w:rPr>
          <w:rFonts w:ascii="Times New Roman" w:eastAsia="Times New Roman" w:hAnsi="Times New Roman" w:cs="Times New Roman"/>
          <w:b/>
          <w:color w:val="C0504D"/>
          <w:sz w:val="28"/>
          <w:szCs w:val="28"/>
        </w:rPr>
      </w:pPr>
      <w:r>
        <w:rPr>
          <w:rFonts w:ascii="Times New Roman" w:eastAsia="Times New Roman" w:hAnsi="Times New Roman" w:cs="Times New Roman"/>
          <w:b/>
          <w:color w:val="C0504D"/>
          <w:sz w:val="28"/>
          <w:szCs w:val="28"/>
        </w:rPr>
        <w:t>Flood Mitigation Options</w:t>
      </w:r>
    </w:p>
    <w:tbl>
      <w:tblPr>
        <w:tblW w:w="9540" w:type="dxa"/>
        <w:tblLayout w:type="fixed"/>
        <w:tblCellMar>
          <w:left w:w="115" w:type="dxa"/>
          <w:right w:w="115" w:type="dxa"/>
        </w:tblCellMar>
        <w:tblLook w:val="0600" w:firstRow="0" w:lastRow="0" w:firstColumn="0" w:lastColumn="0" w:noHBand="1" w:noVBand="1"/>
      </w:tblPr>
      <w:tblGrid>
        <w:gridCol w:w="1555"/>
        <w:gridCol w:w="20"/>
        <w:gridCol w:w="7965"/>
      </w:tblGrid>
      <w:tr w:rsidR="00102353" w14:paraId="18F92A4C" w14:textId="77777777" w:rsidTr="002C5BBC">
        <w:trPr>
          <w:trHeight w:val="535"/>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06460CD2" w14:textId="58F3C9F6" w:rsidR="00102353" w:rsidRPr="001D2F4A" w:rsidRDefault="00102353" w:rsidP="00102353">
            <w:pPr>
              <w:spacing w:line="240" w:lineRule="auto"/>
              <w:jc w:val="center"/>
              <w:rPr>
                <w:rFonts w:ascii="Times New Roman" w:eastAsia="Times New Roman" w:hAnsi="Times New Roman" w:cs="Times New Roman"/>
                <w:b/>
                <w:sz w:val="24"/>
                <w:szCs w:val="24"/>
                <w:highlight w:val="cyan"/>
              </w:rPr>
            </w:pPr>
            <w:r w:rsidRPr="001D2F4A">
              <w:rPr>
                <w:rFonts w:ascii="Times New Roman" w:eastAsia="Times New Roman" w:hAnsi="Times New Roman" w:cs="Times New Roman"/>
                <w:b/>
                <w:sz w:val="24"/>
                <w:szCs w:val="24"/>
                <w:highlight w:val="cyan"/>
              </w:rPr>
              <w:t xml:space="preserve">Question </w:t>
            </w:r>
            <w:r w:rsidRPr="001D2F4A">
              <w:rPr>
                <w:rFonts w:ascii="Times New Roman" w:hAnsi="Times New Roman" w:cs="Times New Roman"/>
                <w:b/>
                <w:sz w:val="24"/>
                <w:szCs w:val="24"/>
                <w:highlight w:val="cyan"/>
              </w:rPr>
              <w:t>2</w:t>
            </w:r>
            <w:r w:rsidR="00124F23">
              <w:rPr>
                <w:rFonts w:ascii="Times New Roman" w:hAnsi="Times New Roman" w:cs="Times New Roman" w:hint="eastAsia"/>
                <w:b/>
                <w:sz w:val="24"/>
                <w:szCs w:val="24"/>
                <w:highlight w:val="cyan"/>
              </w:rPr>
              <w:t>3</w:t>
            </w:r>
            <w:r w:rsidRPr="001D2F4A">
              <w:rPr>
                <w:rFonts w:ascii="Times New Roman" w:eastAsia="Times New Roman" w:hAnsi="Times New Roman" w:cs="Times New Roman"/>
                <w:b/>
                <w:sz w:val="24"/>
                <w:szCs w:val="24"/>
                <w:highlight w:val="cyan"/>
              </w:rPr>
              <w:t>.</w:t>
            </w:r>
          </w:p>
          <w:p w14:paraId="18F92A49" w14:textId="48668A3D" w:rsidR="00102353" w:rsidRDefault="00102353" w:rsidP="00102353">
            <w:pPr>
              <w:spacing w:line="240" w:lineRule="auto"/>
              <w:jc w:val="center"/>
              <w:rPr>
                <w:rFonts w:ascii="Times New Roman" w:eastAsia="Times New Roman" w:hAnsi="Times New Roman" w:cs="Times New Roman"/>
                <w:b/>
                <w:sz w:val="24"/>
                <w:szCs w:val="24"/>
                <w:highlight w:val="white"/>
              </w:rPr>
            </w:pPr>
            <w:r w:rsidRPr="001D2F4A">
              <w:rPr>
                <w:rFonts w:ascii="Times New Roman" w:hAnsi="Times New Roman" w:cs="Times New Roman"/>
                <w:b/>
                <w:sz w:val="24"/>
                <w:szCs w:val="24"/>
                <w:highlight w:val="cyan"/>
              </w:rPr>
              <w:t>(For ABM)</w:t>
            </w: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18F92A4B" w14:textId="20D2179C" w:rsidR="00102353" w:rsidRDefault="00102353" w:rsidP="00102353">
            <w:pPr>
              <w:spacing w:line="240" w:lineRule="auto"/>
              <w:jc w:val="both"/>
              <w:rPr>
                <w:rFonts w:ascii="Times New Roman" w:eastAsia="Times New Roman" w:hAnsi="Times New Roman" w:cs="Times New Roman"/>
                <w:b/>
                <w:bCs/>
                <w:sz w:val="24"/>
                <w:szCs w:val="24"/>
                <w:lang w:val="en-US"/>
              </w:rPr>
            </w:pPr>
            <w:r w:rsidRPr="001D2F4A">
              <w:rPr>
                <w:rFonts w:ascii="Times New Roman" w:eastAsia="Times New Roman" w:hAnsi="Times New Roman" w:cs="Times New Roman"/>
                <w:b/>
                <w:sz w:val="24"/>
                <w:szCs w:val="24"/>
              </w:rPr>
              <w:t xml:space="preserve">What types of </w:t>
            </w:r>
            <w:r w:rsidRPr="001D2F4A">
              <w:rPr>
                <w:rFonts w:ascii="Times New Roman" w:eastAsia="Times New Roman" w:hAnsi="Times New Roman" w:cs="Times New Roman"/>
                <w:b/>
                <w:sz w:val="24"/>
                <w:szCs w:val="24"/>
                <w:u w:val="single"/>
              </w:rPr>
              <w:t>flood insurance</w:t>
            </w:r>
            <w:r w:rsidRPr="001D2F4A">
              <w:rPr>
                <w:rFonts w:ascii="Times New Roman" w:eastAsia="Times New Roman" w:hAnsi="Times New Roman" w:cs="Times New Roman"/>
                <w:b/>
                <w:sz w:val="24"/>
                <w:szCs w:val="24"/>
              </w:rPr>
              <w:t xml:space="preserve"> do you have on the property you are living in now? </w:t>
            </w:r>
          </w:p>
        </w:tc>
      </w:tr>
      <w:tr w:rsidR="00102353" w14:paraId="468C9C57" w14:textId="77777777" w:rsidTr="002C5BBC">
        <w:trPr>
          <w:trHeight w:val="535"/>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45653240" w14:textId="77777777" w:rsidR="00102353" w:rsidRPr="006758B8" w:rsidRDefault="00102353" w:rsidP="00102353">
            <w:pPr>
              <w:spacing w:line="240" w:lineRule="auto"/>
              <w:jc w:val="center"/>
              <w:rPr>
                <w:rFonts w:ascii="Times New Roman" w:eastAsia="Times New Roman" w:hAnsi="Times New Roman" w:cs="Times New Roman"/>
                <w:b/>
                <w:sz w:val="24"/>
                <w:szCs w:val="24"/>
                <w:highlight w:val="cyan"/>
              </w:rPr>
            </w:pP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36E08028" w14:textId="77777777" w:rsidR="00102353" w:rsidRPr="001D2F4A" w:rsidRDefault="00F14859" w:rsidP="00102353">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90"/>
                <w:id w:val="591122008"/>
              </w:sdtPr>
              <w:sdtEndPr/>
              <w:sdtContent>
                <w:r w:rsidR="00102353" w:rsidRPr="001D2F4A">
                  <w:rPr>
                    <w:rFonts w:ascii="Cambria Math" w:eastAsia="Arial Unicode MS" w:hAnsi="Cambria Math" w:cs="Cambria Math"/>
                    <w:color w:val="A6A6A6"/>
                    <w:sz w:val="24"/>
                    <w:szCs w:val="24"/>
                    <w:highlight w:val="white"/>
                  </w:rPr>
                  <w:t>◯</w:t>
                </w:r>
              </w:sdtContent>
            </w:sdt>
            <w:r w:rsidR="00102353" w:rsidRPr="001D2F4A">
              <w:rPr>
                <w:rFonts w:ascii="Times New Roman" w:eastAsia="Times New Roman" w:hAnsi="Times New Roman" w:cs="Times New Roman"/>
                <w:sz w:val="24"/>
                <w:szCs w:val="24"/>
              </w:rPr>
              <w:t> Private flood insurance</w:t>
            </w:r>
          </w:p>
          <w:p w14:paraId="5DA1591E" w14:textId="77777777" w:rsidR="00102353" w:rsidRPr="001D2F4A" w:rsidRDefault="00F14859" w:rsidP="00102353">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91"/>
                <w:id w:val="1534078469"/>
              </w:sdtPr>
              <w:sdtEndPr/>
              <w:sdtContent>
                <w:r w:rsidR="00102353" w:rsidRPr="001D2F4A">
                  <w:rPr>
                    <w:rFonts w:ascii="Cambria Math" w:eastAsia="Arial Unicode MS" w:hAnsi="Cambria Math" w:cs="Cambria Math"/>
                    <w:color w:val="A6A6A6"/>
                    <w:sz w:val="24"/>
                    <w:szCs w:val="24"/>
                    <w:highlight w:val="white"/>
                  </w:rPr>
                  <w:t>◯</w:t>
                </w:r>
              </w:sdtContent>
            </w:sdt>
            <w:r w:rsidR="00102353" w:rsidRPr="001D2F4A">
              <w:rPr>
                <w:rFonts w:ascii="Times New Roman" w:eastAsia="Times New Roman" w:hAnsi="Times New Roman" w:cs="Times New Roman"/>
                <w:sz w:val="24"/>
                <w:szCs w:val="24"/>
              </w:rPr>
              <w:t> National flood insurance (i.e. National Flood Insurance Program)</w:t>
            </w:r>
          </w:p>
          <w:p w14:paraId="11E4C4E5" w14:textId="77777777" w:rsidR="00102353" w:rsidRPr="001D2F4A" w:rsidRDefault="00F14859" w:rsidP="00102353">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92"/>
                <w:id w:val="-1228376828"/>
              </w:sdtPr>
              <w:sdtEndPr/>
              <w:sdtContent>
                <w:r w:rsidR="00102353" w:rsidRPr="001D2F4A">
                  <w:rPr>
                    <w:rFonts w:ascii="Cambria Math" w:eastAsia="Arial Unicode MS" w:hAnsi="Cambria Math" w:cs="Cambria Math"/>
                    <w:color w:val="A6A6A6"/>
                    <w:sz w:val="24"/>
                    <w:szCs w:val="24"/>
                    <w:highlight w:val="white"/>
                  </w:rPr>
                  <w:t>◯</w:t>
                </w:r>
              </w:sdtContent>
            </w:sdt>
            <w:r w:rsidR="00102353" w:rsidRPr="001D2F4A">
              <w:rPr>
                <w:rFonts w:ascii="Times New Roman" w:eastAsia="Times New Roman" w:hAnsi="Times New Roman" w:cs="Times New Roman"/>
                <w:sz w:val="24"/>
                <w:szCs w:val="24"/>
              </w:rPr>
              <w:t xml:space="preserve"> Both </w:t>
            </w:r>
          </w:p>
          <w:p w14:paraId="564595B1" w14:textId="10623560" w:rsidR="00102353" w:rsidRDefault="00F14859" w:rsidP="00102353">
            <w:pPr>
              <w:spacing w:line="240" w:lineRule="auto"/>
              <w:jc w:val="both"/>
              <w:rPr>
                <w:rFonts w:ascii="Times New Roman" w:eastAsia="Times New Roman" w:hAnsi="Times New Roman" w:cs="Times New Roman"/>
                <w:b/>
                <w:sz w:val="24"/>
                <w:szCs w:val="24"/>
              </w:rPr>
            </w:pPr>
            <w:sdt>
              <w:sdtPr>
                <w:rPr>
                  <w:rFonts w:ascii="Times New Roman" w:hAnsi="Times New Roman" w:cs="Times New Roman"/>
                </w:rPr>
                <w:tag w:val="goog_rdk_293"/>
                <w:id w:val="2105377936"/>
              </w:sdtPr>
              <w:sdtEndPr/>
              <w:sdtContent>
                <w:r w:rsidR="00102353" w:rsidRPr="001D2F4A">
                  <w:rPr>
                    <w:rFonts w:ascii="Cambria Math" w:eastAsia="Arial Unicode MS" w:hAnsi="Cambria Math" w:cs="Cambria Math"/>
                    <w:color w:val="A6A6A6"/>
                    <w:sz w:val="24"/>
                    <w:szCs w:val="24"/>
                    <w:highlight w:val="white"/>
                  </w:rPr>
                  <w:t>◯</w:t>
                </w:r>
              </w:sdtContent>
            </w:sdt>
            <w:r w:rsidR="00102353" w:rsidRPr="001D2F4A">
              <w:rPr>
                <w:rFonts w:ascii="Times New Roman" w:eastAsia="Times New Roman" w:hAnsi="Times New Roman" w:cs="Times New Roman"/>
                <w:sz w:val="24"/>
                <w:szCs w:val="24"/>
              </w:rPr>
              <w:t> None</w:t>
            </w:r>
          </w:p>
        </w:tc>
      </w:tr>
      <w:tr w:rsidR="00102353" w14:paraId="77150D08" w14:textId="77777777" w:rsidTr="00ED68AF">
        <w:trPr>
          <w:trHeight w:val="535"/>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1C13D344" w14:textId="3DE99AD0" w:rsidR="00102353" w:rsidRPr="006758B8" w:rsidRDefault="00102353" w:rsidP="00102353">
            <w:pPr>
              <w:spacing w:line="240" w:lineRule="auto"/>
              <w:jc w:val="center"/>
              <w:rPr>
                <w:rFonts w:ascii="Times New Roman" w:eastAsia="Times New Roman" w:hAnsi="Times New Roman" w:cs="Times New Roman"/>
                <w:b/>
                <w:sz w:val="24"/>
                <w:szCs w:val="24"/>
                <w:highlight w:val="cyan"/>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3F9CA28F" w14:textId="45E4FCF2" w:rsidR="00102353" w:rsidRDefault="00102353" w:rsidP="00102353">
            <w:pPr>
              <w:spacing w:line="240" w:lineRule="auto"/>
              <w:jc w:val="both"/>
              <w:rPr>
                <w:rFonts w:ascii="Times New Roman" w:eastAsia="Times New Roman" w:hAnsi="Times New Roman" w:cs="Times New Roman"/>
                <w:b/>
                <w:sz w:val="24"/>
                <w:szCs w:val="24"/>
              </w:rPr>
            </w:pPr>
            <w:r w:rsidRPr="00387109">
              <w:rPr>
                <w:rFonts w:ascii="Times New Roman" w:hAnsi="Times New Roman" w:cs="Times New Roman"/>
                <w:sz w:val="24"/>
                <w:szCs w:val="24"/>
                <w:lang w:val="en-US"/>
              </w:rPr>
              <w:t xml:space="preserve">This question helps us to </w:t>
            </w:r>
            <w:r w:rsidRPr="00387109">
              <w:rPr>
                <w:rFonts w:ascii="Times New Roman" w:hAnsi="Times New Roman" w:cs="Times New Roman"/>
                <w:b/>
                <w:bCs/>
                <w:sz w:val="24"/>
                <w:szCs w:val="24"/>
                <w:lang w:val="en-US"/>
              </w:rPr>
              <w:t>screen respondents</w:t>
            </w:r>
            <w:r w:rsidRPr="00387109">
              <w:rPr>
                <w:rFonts w:ascii="Times New Roman" w:hAnsi="Times New Roman" w:cs="Times New Roman"/>
                <w:sz w:val="24"/>
                <w:szCs w:val="24"/>
                <w:lang w:val="en-US"/>
              </w:rPr>
              <w:t>, allowing for an analysis of differences in independent and dependent variables between households that have purchased flood insurance and those that have not.</w:t>
            </w:r>
          </w:p>
        </w:tc>
      </w:tr>
      <w:tr w:rsidR="0030631E" w14:paraId="6FBED25E" w14:textId="77777777" w:rsidTr="0D28EAE2">
        <w:trPr>
          <w:trHeight w:val="535"/>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929ABD0" w14:textId="2AFEA22E" w:rsidR="0030631E" w:rsidRPr="001D2F4A" w:rsidRDefault="0030631E" w:rsidP="0030631E">
            <w:pPr>
              <w:spacing w:line="240" w:lineRule="auto"/>
              <w:jc w:val="center"/>
              <w:rPr>
                <w:rFonts w:ascii="Times New Roman" w:eastAsia="Times New Roman" w:hAnsi="Times New Roman" w:cs="Times New Roman"/>
                <w:b/>
                <w:sz w:val="24"/>
                <w:szCs w:val="24"/>
                <w:highlight w:val="white"/>
              </w:rPr>
            </w:pPr>
            <w:r w:rsidRPr="001D2F4A">
              <w:rPr>
                <w:rFonts w:ascii="Times New Roman" w:eastAsia="Times New Roman" w:hAnsi="Times New Roman" w:cs="Times New Roman"/>
                <w:b/>
                <w:sz w:val="24"/>
                <w:szCs w:val="24"/>
                <w:highlight w:val="cyan"/>
              </w:rPr>
              <w:t>Question 2</w:t>
            </w:r>
            <w:r w:rsidR="00124F23">
              <w:rPr>
                <w:rFonts w:ascii="Times New Roman" w:hAnsi="Times New Roman" w:cs="Times New Roman" w:hint="eastAsia"/>
                <w:b/>
                <w:sz w:val="24"/>
                <w:szCs w:val="24"/>
                <w:highlight w:val="cyan"/>
              </w:rPr>
              <w:t>4</w:t>
            </w:r>
            <w:r w:rsidRPr="001D2F4A">
              <w:rPr>
                <w:rFonts w:ascii="Times New Roman" w:eastAsia="Times New Roman" w:hAnsi="Times New Roman" w:cs="Times New Roman"/>
                <w:b/>
                <w:sz w:val="24"/>
                <w:szCs w:val="24"/>
                <w:highlight w:val="white"/>
              </w:rPr>
              <w:t>.</w:t>
            </w:r>
          </w:p>
          <w:p w14:paraId="49B19AE8" w14:textId="6EB10887" w:rsidR="0030631E" w:rsidRPr="006758B8" w:rsidRDefault="0030631E" w:rsidP="0030631E">
            <w:pPr>
              <w:spacing w:line="240" w:lineRule="auto"/>
              <w:jc w:val="center"/>
              <w:rPr>
                <w:rFonts w:ascii="Times New Roman" w:eastAsia="Times New Roman" w:hAnsi="Times New Roman" w:cs="Times New Roman"/>
                <w:b/>
                <w:sz w:val="24"/>
                <w:szCs w:val="24"/>
                <w:highlight w:val="cyan"/>
              </w:rPr>
            </w:pPr>
            <w:r w:rsidRPr="001D2F4A">
              <w:rPr>
                <w:rFonts w:ascii="Times New Roman" w:hAnsi="Times New Roman" w:cs="Times New Roman"/>
                <w:b/>
                <w:sz w:val="24"/>
                <w:szCs w:val="24"/>
              </w:rPr>
              <w:t>(For ABM)</w:t>
            </w: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29FF3E48" w14:textId="77777777" w:rsidR="00FC1814" w:rsidRPr="003F159B" w:rsidRDefault="00FC1814" w:rsidP="00FC1814">
            <w:pPr>
              <w:spacing w:line="240" w:lineRule="auto"/>
              <w:jc w:val="both"/>
              <w:rPr>
                <w:rFonts w:ascii="Times New Roman" w:eastAsia="Times New Roman" w:hAnsi="Times New Roman" w:cs="Times New Roman"/>
                <w:b/>
                <w:sz w:val="24"/>
                <w:szCs w:val="24"/>
              </w:rPr>
            </w:pPr>
            <w:r w:rsidRPr="003F159B">
              <w:rPr>
                <w:rFonts w:ascii="Times New Roman" w:eastAsia="Times New Roman" w:hAnsi="Times New Roman" w:cs="Times New Roman"/>
                <w:b/>
                <w:sz w:val="24"/>
                <w:szCs w:val="24"/>
              </w:rPr>
              <w:t>Imagine that the probability of a flood destroying your house and property is 1% next year. The governments and private insurance companies provide flood insurance to cover your economic loss in floods.</w:t>
            </w:r>
          </w:p>
          <w:p w14:paraId="400521FA" w14:textId="77777777" w:rsidR="00FC1814" w:rsidRPr="003F159B" w:rsidRDefault="00FC1814" w:rsidP="00FC1814">
            <w:pPr>
              <w:spacing w:line="240" w:lineRule="auto"/>
              <w:jc w:val="both"/>
              <w:rPr>
                <w:rFonts w:ascii="Times New Roman" w:eastAsia="Times New Roman" w:hAnsi="Times New Roman" w:cs="Times New Roman"/>
                <w:b/>
                <w:sz w:val="24"/>
                <w:szCs w:val="24"/>
              </w:rPr>
            </w:pPr>
          </w:p>
          <w:p w14:paraId="3D909C09" w14:textId="1FF55B26" w:rsidR="0030631E" w:rsidRDefault="00FC1814" w:rsidP="00FC1814">
            <w:pPr>
              <w:spacing w:line="240" w:lineRule="auto"/>
              <w:jc w:val="both"/>
              <w:rPr>
                <w:rFonts w:ascii="Times New Roman" w:eastAsia="Times New Roman" w:hAnsi="Times New Roman" w:cs="Times New Roman"/>
                <w:b/>
                <w:sz w:val="24"/>
                <w:szCs w:val="24"/>
              </w:rPr>
            </w:pPr>
            <w:r w:rsidRPr="003F159B">
              <w:rPr>
                <w:rFonts w:ascii="Times New Roman" w:hAnsi="Times New Roman" w:cs="Times New Roman"/>
                <w:i/>
                <w:sz w:val="24"/>
                <w:szCs w:val="24"/>
              </w:rPr>
              <w:t xml:space="preserve">Would you </w:t>
            </w:r>
            <w:r w:rsidRPr="003F159B">
              <w:rPr>
                <w:rFonts w:ascii="Times New Roman" w:eastAsia="Times New Roman" w:hAnsi="Times New Roman" w:cs="Times New Roman"/>
                <w:i/>
                <w:sz w:val="24"/>
                <w:szCs w:val="24"/>
              </w:rPr>
              <w:t xml:space="preserve">prefer to </w:t>
            </w:r>
            <w:r w:rsidRPr="003F159B">
              <w:rPr>
                <w:rFonts w:ascii="Times New Roman" w:hAnsi="Times New Roman" w:cs="Times New Roman"/>
                <w:bCs/>
                <w:i/>
                <w:iCs/>
                <w:sz w:val="24"/>
                <w:szCs w:val="24"/>
              </w:rPr>
              <w:t>purchase flood insurance?</w:t>
            </w:r>
          </w:p>
        </w:tc>
      </w:tr>
      <w:tr w:rsidR="0030631E" w14:paraId="18F92A4F" w14:textId="77777777" w:rsidTr="0D28EAE2">
        <w:trPr>
          <w:trHeight w:val="335"/>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8F92A4D" w14:textId="77777777" w:rsidR="0030631E" w:rsidRDefault="0030631E" w:rsidP="0030631E">
            <w:pPr>
              <w:spacing w:line="240" w:lineRule="auto"/>
              <w:jc w:val="center"/>
              <w:rPr>
                <w:rFonts w:ascii="Times New Roman" w:eastAsia="Times New Roman" w:hAnsi="Times New Roman" w:cs="Times New Roman"/>
                <w:b/>
                <w:sz w:val="24"/>
                <w:szCs w:val="24"/>
                <w:highlight w:val="white"/>
              </w:rPr>
            </w:pP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75E06F3C" w14:textId="77777777" w:rsidR="0030631E" w:rsidRPr="001D2F4A" w:rsidRDefault="00F14859" w:rsidP="0030631E">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5"/>
                <w:id w:val="1720086519"/>
              </w:sdtPr>
              <w:sdtEndPr/>
              <w:sdtContent>
                <w:r w:rsidR="0030631E" w:rsidRPr="001D2F4A">
                  <w:rPr>
                    <w:rFonts w:ascii="Cambria Math" w:eastAsia="Arial Unicode MS" w:hAnsi="Cambria Math" w:cs="Cambria Math"/>
                    <w:color w:val="A6A6A6"/>
                    <w:sz w:val="24"/>
                    <w:szCs w:val="24"/>
                    <w:highlight w:val="white"/>
                  </w:rPr>
                  <w:t>◯</w:t>
                </w:r>
              </w:sdtContent>
            </w:sdt>
            <w:r w:rsidR="0030631E" w:rsidRPr="001D2F4A">
              <w:rPr>
                <w:rFonts w:ascii="Times New Roman" w:eastAsia="Times New Roman" w:hAnsi="Times New Roman" w:cs="Times New Roman"/>
                <w:color w:val="A6A6A6"/>
                <w:sz w:val="24"/>
                <w:szCs w:val="24"/>
                <w:highlight w:val="white"/>
              </w:rPr>
              <w:t xml:space="preserve"> </w:t>
            </w:r>
            <w:r w:rsidR="0030631E" w:rsidRPr="001D2F4A">
              <w:rPr>
                <w:rFonts w:ascii="Times New Roman" w:hAnsi="Times New Roman" w:cs="Times New Roman"/>
                <w:color w:val="333333"/>
                <w:sz w:val="24"/>
                <w:szCs w:val="24"/>
                <w:highlight w:val="white"/>
              </w:rPr>
              <w:t>Strongly Disagree</w:t>
            </w:r>
          </w:p>
          <w:p w14:paraId="3E183B92" w14:textId="77777777" w:rsidR="0030631E" w:rsidRPr="001D2F4A" w:rsidRDefault="00F14859" w:rsidP="0030631E">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6"/>
                <w:id w:val="-1012685667"/>
              </w:sdtPr>
              <w:sdtEndPr/>
              <w:sdtContent>
                <w:r w:rsidR="0030631E" w:rsidRPr="001D2F4A">
                  <w:rPr>
                    <w:rFonts w:ascii="Cambria Math" w:eastAsia="Arial Unicode MS" w:hAnsi="Cambria Math" w:cs="Cambria Math"/>
                    <w:color w:val="A6A6A6"/>
                    <w:sz w:val="24"/>
                    <w:szCs w:val="24"/>
                    <w:highlight w:val="white"/>
                  </w:rPr>
                  <w:t>◯</w:t>
                </w:r>
              </w:sdtContent>
            </w:sdt>
            <w:r w:rsidR="0030631E" w:rsidRPr="001D2F4A">
              <w:rPr>
                <w:rFonts w:ascii="Times New Roman" w:eastAsia="Times New Roman" w:hAnsi="Times New Roman" w:cs="Times New Roman"/>
                <w:color w:val="A6A6A6"/>
                <w:sz w:val="24"/>
                <w:szCs w:val="24"/>
                <w:highlight w:val="white"/>
              </w:rPr>
              <w:t xml:space="preserve"> </w:t>
            </w:r>
            <w:r w:rsidR="0030631E" w:rsidRPr="001D2F4A">
              <w:rPr>
                <w:rFonts w:ascii="Times New Roman" w:hAnsi="Times New Roman" w:cs="Times New Roman"/>
                <w:color w:val="333333"/>
                <w:sz w:val="24"/>
                <w:szCs w:val="24"/>
                <w:highlight w:val="white"/>
              </w:rPr>
              <w:t>Disagree</w:t>
            </w:r>
          </w:p>
          <w:p w14:paraId="42B223BC" w14:textId="77777777" w:rsidR="0030631E" w:rsidRPr="001D2F4A" w:rsidRDefault="00F14859" w:rsidP="0030631E">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37"/>
                <w:id w:val="-1979289180"/>
              </w:sdtPr>
              <w:sdtEndPr/>
              <w:sdtContent>
                <w:r w:rsidR="0030631E" w:rsidRPr="001D2F4A">
                  <w:rPr>
                    <w:rFonts w:ascii="Cambria Math" w:eastAsia="Arial Unicode MS" w:hAnsi="Cambria Math" w:cs="Cambria Math"/>
                    <w:color w:val="A6A6A6"/>
                    <w:sz w:val="24"/>
                    <w:szCs w:val="24"/>
                    <w:highlight w:val="white"/>
                  </w:rPr>
                  <w:t>◯</w:t>
                </w:r>
              </w:sdtContent>
            </w:sdt>
            <w:r w:rsidR="0030631E" w:rsidRPr="001D2F4A">
              <w:rPr>
                <w:rFonts w:ascii="Times New Roman" w:eastAsia="Times New Roman" w:hAnsi="Times New Roman" w:cs="Times New Roman"/>
                <w:color w:val="A6A6A6"/>
                <w:sz w:val="24"/>
                <w:szCs w:val="24"/>
                <w:highlight w:val="white"/>
              </w:rPr>
              <w:t xml:space="preserve"> </w:t>
            </w:r>
            <w:r w:rsidR="0030631E" w:rsidRPr="001D2F4A">
              <w:rPr>
                <w:rFonts w:ascii="Times New Roman" w:eastAsia="Times New Roman" w:hAnsi="Times New Roman" w:cs="Times New Roman"/>
                <w:color w:val="333333"/>
                <w:sz w:val="24"/>
                <w:szCs w:val="24"/>
                <w:highlight w:val="white"/>
              </w:rPr>
              <w:t>Neutral</w:t>
            </w:r>
          </w:p>
          <w:p w14:paraId="4711B904" w14:textId="77777777" w:rsidR="0030631E" w:rsidRPr="001D2F4A" w:rsidRDefault="00F14859" w:rsidP="0030631E">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8"/>
                <w:id w:val="108099385"/>
              </w:sdtPr>
              <w:sdtEndPr/>
              <w:sdtContent>
                <w:r w:rsidR="0030631E" w:rsidRPr="001D2F4A">
                  <w:rPr>
                    <w:rFonts w:ascii="Cambria Math" w:eastAsia="Arial Unicode MS" w:hAnsi="Cambria Math" w:cs="Cambria Math"/>
                    <w:color w:val="A6A6A6"/>
                    <w:sz w:val="24"/>
                    <w:szCs w:val="24"/>
                    <w:highlight w:val="white"/>
                  </w:rPr>
                  <w:t>◯</w:t>
                </w:r>
              </w:sdtContent>
            </w:sdt>
            <w:r w:rsidR="0030631E" w:rsidRPr="001D2F4A">
              <w:rPr>
                <w:rFonts w:ascii="Times New Roman" w:eastAsia="Times New Roman" w:hAnsi="Times New Roman" w:cs="Times New Roman"/>
                <w:color w:val="A6A6A6"/>
                <w:sz w:val="24"/>
                <w:szCs w:val="24"/>
                <w:highlight w:val="white"/>
              </w:rPr>
              <w:t xml:space="preserve"> </w:t>
            </w:r>
            <w:r w:rsidR="0030631E" w:rsidRPr="001D2F4A">
              <w:rPr>
                <w:rFonts w:ascii="Times New Roman" w:hAnsi="Times New Roman" w:cs="Times New Roman"/>
                <w:color w:val="333333"/>
                <w:sz w:val="24"/>
                <w:szCs w:val="24"/>
                <w:highlight w:val="white"/>
              </w:rPr>
              <w:t>Agree</w:t>
            </w:r>
          </w:p>
          <w:p w14:paraId="18F92A4E" w14:textId="0DF3A081" w:rsidR="0030631E" w:rsidRPr="00CE3CFE" w:rsidRDefault="00F14859" w:rsidP="0030631E">
            <w:pPr>
              <w:spacing w:line="240" w:lineRule="auto"/>
              <w:rPr>
                <w:rFonts w:ascii="Times New Roman" w:hAnsi="Times New Roman" w:cs="Times New Roman"/>
                <w:i/>
                <w:sz w:val="24"/>
                <w:szCs w:val="24"/>
              </w:rPr>
            </w:pPr>
            <w:sdt>
              <w:sdtPr>
                <w:rPr>
                  <w:rFonts w:ascii="Times New Roman" w:hAnsi="Times New Roman" w:cs="Times New Roman"/>
                </w:rPr>
                <w:tag w:val="goog_rdk_239"/>
                <w:id w:val="803669343"/>
              </w:sdtPr>
              <w:sdtEndPr/>
              <w:sdtContent>
                <w:r w:rsidR="0030631E" w:rsidRPr="001D2F4A">
                  <w:rPr>
                    <w:rFonts w:ascii="Cambria Math" w:eastAsia="Arial Unicode MS" w:hAnsi="Cambria Math" w:cs="Cambria Math"/>
                    <w:color w:val="A6A6A6"/>
                    <w:sz w:val="24"/>
                    <w:szCs w:val="24"/>
                    <w:highlight w:val="white"/>
                  </w:rPr>
                  <w:t>◯</w:t>
                </w:r>
              </w:sdtContent>
            </w:sdt>
            <w:r w:rsidR="0030631E" w:rsidRPr="001D2F4A">
              <w:rPr>
                <w:rFonts w:ascii="Times New Roman" w:eastAsia="Times New Roman" w:hAnsi="Times New Roman" w:cs="Times New Roman"/>
                <w:color w:val="A6A6A6"/>
                <w:sz w:val="24"/>
                <w:szCs w:val="24"/>
                <w:highlight w:val="white"/>
              </w:rPr>
              <w:t xml:space="preserve"> </w:t>
            </w:r>
            <w:r w:rsidR="0030631E" w:rsidRPr="001D2F4A">
              <w:rPr>
                <w:rFonts w:ascii="Times New Roman" w:hAnsi="Times New Roman" w:cs="Times New Roman"/>
                <w:color w:val="333333"/>
                <w:sz w:val="24"/>
                <w:szCs w:val="24"/>
              </w:rPr>
              <w:t>Strongly Agree</w:t>
            </w:r>
          </w:p>
        </w:tc>
      </w:tr>
      <w:tr w:rsidR="00102353" w14:paraId="7ABFBC17" w14:textId="77777777" w:rsidTr="007702DA">
        <w:trPr>
          <w:trHeight w:val="335"/>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36A76150" w14:textId="1EF5260D" w:rsidR="00102353" w:rsidRDefault="00102353" w:rsidP="00102353">
            <w:pPr>
              <w:spacing w:line="240" w:lineRule="auto"/>
              <w:jc w:val="center"/>
              <w:rPr>
                <w:rFonts w:ascii="Times New Roman" w:eastAsia="Times New Roman" w:hAnsi="Times New Roman" w:cs="Times New Roman"/>
                <w:b/>
                <w:sz w:val="24"/>
                <w:szCs w:val="24"/>
                <w:highlight w:val="white"/>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25B9A774" w14:textId="62A36428" w:rsidR="00102353" w:rsidRDefault="00102353" w:rsidP="00102353">
            <w:pPr>
              <w:spacing w:line="240" w:lineRule="auto"/>
              <w:rPr>
                <w:rFonts w:ascii="Times New Roman" w:hAnsi="Times New Roman" w:cs="Times New Roman"/>
                <w:sz w:val="24"/>
                <w:szCs w:val="24"/>
                <w:lang w:val="en-US"/>
              </w:rPr>
            </w:pPr>
            <w:r w:rsidRPr="008F1711">
              <w:rPr>
                <w:rFonts w:ascii="Times New Roman" w:hAnsi="Times New Roman" w:cs="Times New Roman"/>
                <w:sz w:val="24"/>
                <w:szCs w:val="24"/>
                <w:lang w:val="en-US"/>
              </w:rPr>
              <w:t>This question aims to gauge</w:t>
            </w:r>
            <w:r w:rsidRPr="008F1711">
              <w:rPr>
                <w:rFonts w:ascii="Times New Roman" w:hAnsi="Times New Roman" w:cs="Times New Roman"/>
                <w:b/>
                <w:bCs/>
                <w:sz w:val="24"/>
                <w:szCs w:val="24"/>
                <w:lang w:val="en-US"/>
              </w:rPr>
              <w:t xml:space="preserve"> respondents' willingness to </w:t>
            </w:r>
            <w:r>
              <w:rPr>
                <w:rFonts w:ascii="Times New Roman" w:hAnsi="Times New Roman" w:cs="Times New Roman"/>
                <w:b/>
                <w:bCs/>
                <w:sz w:val="24"/>
                <w:szCs w:val="24"/>
                <w:lang w:val="en-US"/>
              </w:rPr>
              <w:t>buy</w:t>
            </w:r>
            <w:r w:rsidRPr="008F1711">
              <w:rPr>
                <w:rFonts w:ascii="Times New Roman" w:hAnsi="Times New Roman" w:cs="Times New Roman"/>
                <w:b/>
                <w:bCs/>
                <w:sz w:val="24"/>
                <w:szCs w:val="24"/>
                <w:lang w:val="en-US"/>
              </w:rPr>
              <w:t xml:space="preserve"> flood insurance</w:t>
            </w:r>
            <w:r w:rsidRPr="008F1711">
              <w:rPr>
                <w:rFonts w:ascii="Times New Roman" w:hAnsi="Times New Roman" w:cs="Times New Roman"/>
                <w:sz w:val="24"/>
                <w:szCs w:val="24"/>
                <w:lang w:val="en-US"/>
              </w:rPr>
              <w:t xml:space="preserve">. </w:t>
            </w:r>
          </w:p>
          <w:p w14:paraId="34B519C5" w14:textId="77777777" w:rsidR="00102353" w:rsidRDefault="00102353" w:rsidP="00102353">
            <w:pPr>
              <w:spacing w:line="240" w:lineRule="auto"/>
              <w:rPr>
                <w:rFonts w:ascii="Times New Roman" w:hAnsi="Times New Roman" w:cs="Times New Roman"/>
                <w:sz w:val="24"/>
                <w:szCs w:val="24"/>
                <w:lang w:val="en-US"/>
              </w:rPr>
            </w:pPr>
          </w:p>
          <w:p w14:paraId="4E4CFE2C" w14:textId="5E59C3B0" w:rsidR="00102353" w:rsidRDefault="00102353" w:rsidP="00102353">
            <w:pPr>
              <w:spacing w:line="240" w:lineRule="auto"/>
            </w:pPr>
            <w:r w:rsidRPr="008F1711">
              <w:rPr>
                <w:rFonts w:ascii="Times New Roman" w:hAnsi="Times New Roman" w:cs="Times New Roman"/>
                <w:sz w:val="24"/>
                <w:szCs w:val="24"/>
                <w:lang w:val="en-US"/>
              </w:rPr>
              <w:t>The responses will help predict whether households are likely to undertake flood mitigation actions.</w:t>
            </w:r>
          </w:p>
        </w:tc>
      </w:tr>
      <w:tr w:rsidR="00B45EB3" w14:paraId="18F92A79" w14:textId="77777777" w:rsidTr="0D28EAE2">
        <w:trPr>
          <w:trHeight w:val="555"/>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AB42CAC" w14:textId="41372F6E" w:rsidR="00B45EB3" w:rsidRPr="001D2F4A" w:rsidRDefault="00B45EB3" w:rsidP="00B45EB3">
            <w:pPr>
              <w:spacing w:line="240" w:lineRule="auto"/>
              <w:jc w:val="center"/>
              <w:rPr>
                <w:rFonts w:ascii="Times New Roman" w:eastAsia="Times New Roman" w:hAnsi="Times New Roman" w:cs="Times New Roman"/>
                <w:b/>
                <w:sz w:val="24"/>
                <w:szCs w:val="24"/>
              </w:rPr>
            </w:pPr>
            <w:bookmarkStart w:id="12" w:name="_heading=h.26in1rg" w:colFirst="0" w:colLast="0"/>
            <w:bookmarkEnd w:id="12"/>
            <w:r w:rsidRPr="001D2F4A">
              <w:rPr>
                <w:rFonts w:ascii="Times New Roman" w:eastAsia="Times New Roman" w:hAnsi="Times New Roman" w:cs="Times New Roman"/>
                <w:b/>
                <w:sz w:val="24"/>
                <w:szCs w:val="24"/>
                <w:highlight w:val="cyan"/>
              </w:rPr>
              <w:t>Question 2</w:t>
            </w:r>
            <w:r w:rsidR="00FC1814">
              <w:rPr>
                <w:rFonts w:ascii="Times New Roman" w:hAnsi="Times New Roman" w:cs="Times New Roman" w:hint="eastAsia"/>
                <w:b/>
                <w:sz w:val="24"/>
                <w:szCs w:val="24"/>
                <w:highlight w:val="cyan"/>
              </w:rPr>
              <w:t>5</w:t>
            </w:r>
            <w:r w:rsidRPr="001D2F4A">
              <w:rPr>
                <w:rFonts w:ascii="Times New Roman" w:eastAsia="Times New Roman" w:hAnsi="Times New Roman" w:cs="Times New Roman"/>
                <w:b/>
                <w:sz w:val="24"/>
                <w:szCs w:val="24"/>
                <w:highlight w:val="cyan"/>
              </w:rPr>
              <w:t>.</w:t>
            </w:r>
          </w:p>
          <w:p w14:paraId="18F92A75" w14:textId="7D22A922" w:rsidR="00B45EB3" w:rsidRDefault="00B45EB3" w:rsidP="00B45EB3">
            <w:pPr>
              <w:spacing w:line="240" w:lineRule="auto"/>
              <w:jc w:val="center"/>
              <w:rPr>
                <w:rFonts w:ascii="Times New Roman" w:eastAsia="Times New Roman" w:hAnsi="Times New Roman" w:cs="Times New Roman"/>
                <w:b/>
                <w:sz w:val="24"/>
                <w:szCs w:val="24"/>
              </w:rPr>
            </w:pPr>
            <w:r w:rsidRPr="001D2F4A">
              <w:rPr>
                <w:rFonts w:ascii="Times New Roman" w:hAnsi="Times New Roman" w:cs="Times New Roman"/>
                <w:b/>
                <w:sz w:val="24"/>
                <w:szCs w:val="24"/>
              </w:rPr>
              <w:t>(For ABM)</w:t>
            </w: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18F92A78" w14:textId="0D604C6C" w:rsidR="00B45EB3" w:rsidRDefault="00B45EB3" w:rsidP="00B45EB3">
            <w:pPr>
              <w:spacing w:line="240" w:lineRule="auto"/>
              <w:jc w:val="both"/>
              <w:rPr>
                <w:rFonts w:ascii="Times New Roman" w:eastAsia="Times New Roman" w:hAnsi="Times New Roman" w:cs="Times New Roman"/>
                <w:b/>
                <w:bCs/>
                <w:sz w:val="24"/>
                <w:szCs w:val="24"/>
                <w:lang w:val="en-US"/>
              </w:rPr>
            </w:pPr>
            <w:r w:rsidRPr="001D2F4A">
              <w:rPr>
                <w:rFonts w:ascii="Times New Roman" w:eastAsia="Times New Roman" w:hAnsi="Times New Roman" w:cs="Times New Roman"/>
                <w:b/>
                <w:sz w:val="24"/>
                <w:szCs w:val="24"/>
              </w:rPr>
              <w:t xml:space="preserve">What is the </w:t>
            </w:r>
            <w:r w:rsidRPr="001D2F4A">
              <w:rPr>
                <w:rFonts w:ascii="Times New Roman" w:eastAsia="Times New Roman" w:hAnsi="Times New Roman" w:cs="Times New Roman"/>
                <w:b/>
                <w:sz w:val="24"/>
                <w:szCs w:val="24"/>
                <w:u w:val="single"/>
              </w:rPr>
              <w:t xml:space="preserve">maximum percentage </w:t>
            </w:r>
            <w:r w:rsidRPr="001D2F4A">
              <w:rPr>
                <w:rFonts w:ascii="Times New Roman" w:eastAsia="Times New Roman" w:hAnsi="Times New Roman" w:cs="Times New Roman"/>
                <w:b/>
                <w:sz w:val="24"/>
                <w:szCs w:val="24"/>
              </w:rPr>
              <w:t>of your household's annual salary that you would be willing to allocate for flood insurance to cover potential damage fully?</w:t>
            </w:r>
          </w:p>
        </w:tc>
      </w:tr>
      <w:tr w:rsidR="00B45EB3" w14:paraId="18F92A82" w14:textId="77777777" w:rsidTr="0D28EAE2">
        <w:trPr>
          <w:trHeight w:val="460"/>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8F92A7A" w14:textId="77777777" w:rsidR="00B45EB3" w:rsidRDefault="00B45EB3" w:rsidP="00B45EB3">
            <w:pPr>
              <w:widowControl w:val="0"/>
              <w:pBdr>
                <w:top w:val="nil"/>
                <w:left w:val="nil"/>
                <w:bottom w:val="nil"/>
                <w:right w:val="nil"/>
                <w:between w:val="nil"/>
              </w:pBdr>
              <w:rPr>
                <w:rFonts w:ascii="Times New Roman" w:eastAsia="Times New Roman" w:hAnsi="Times New Roman" w:cs="Times New Roman"/>
                <w:b/>
                <w:sz w:val="24"/>
                <w:szCs w:val="24"/>
              </w:rPr>
            </w:pP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0E119974" w14:textId="77777777" w:rsidR="00B45EB3" w:rsidRPr="001D2F4A" w:rsidRDefault="00B45EB3" w:rsidP="00B45EB3">
            <w:pPr>
              <w:pBdr>
                <w:top w:val="nil"/>
                <w:left w:val="nil"/>
                <w:bottom w:val="nil"/>
                <w:right w:val="nil"/>
                <w:between w:val="nil"/>
              </w:pBdr>
              <w:jc w:val="both"/>
              <w:rPr>
                <w:rFonts w:ascii="Times New Roman" w:eastAsia="Times New Roman" w:hAnsi="Times New Roman" w:cs="Times New Roman"/>
                <w:color w:val="C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0-5 %</w:t>
            </w:r>
          </w:p>
          <w:p w14:paraId="5438A30C" w14:textId="77777777" w:rsidR="00B45EB3" w:rsidRPr="001D2F4A" w:rsidRDefault="00B45EB3" w:rsidP="00B45EB3">
            <w:pPr>
              <w:pBdr>
                <w:top w:val="nil"/>
                <w:left w:val="nil"/>
                <w:bottom w:val="nil"/>
                <w:right w:val="nil"/>
                <w:between w:val="nil"/>
              </w:pBdr>
              <w:jc w:val="both"/>
              <w:rPr>
                <w:rFonts w:ascii="Times New Roman" w:eastAsia="Times New Roman" w:hAnsi="Times New Roman" w:cs="Times New Roman"/>
                <w:color w:val="C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 xml:space="preserve">6-10 % </w:t>
            </w:r>
          </w:p>
          <w:p w14:paraId="1BD3EE22" w14:textId="77777777" w:rsidR="00B45EB3" w:rsidRPr="001D2F4A" w:rsidRDefault="00B45EB3" w:rsidP="00B45EB3">
            <w:pPr>
              <w:pBdr>
                <w:top w:val="nil"/>
                <w:left w:val="nil"/>
                <w:bottom w:val="nil"/>
                <w:right w:val="nil"/>
                <w:between w:val="nil"/>
              </w:pBdr>
              <w:jc w:val="both"/>
              <w:rPr>
                <w:rFonts w:ascii="Times New Roman" w:eastAsia="Times New Roman" w:hAnsi="Times New Roman" w:cs="Times New Roman"/>
                <w:color w:val="C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11-15 %</w:t>
            </w:r>
          </w:p>
          <w:p w14:paraId="2C6361F9" w14:textId="77777777" w:rsidR="00B45EB3" w:rsidRPr="001D2F4A" w:rsidRDefault="00B45EB3" w:rsidP="00B45EB3">
            <w:pPr>
              <w:pBdr>
                <w:top w:val="nil"/>
                <w:left w:val="nil"/>
                <w:bottom w:val="nil"/>
                <w:right w:val="nil"/>
                <w:between w:val="nil"/>
              </w:pBdr>
              <w:jc w:val="both"/>
              <w:rPr>
                <w:rFonts w:ascii="Times New Roman" w:eastAsia="Times New Roman" w:hAnsi="Times New Roman" w:cs="Times New Roman"/>
                <w:color w:val="0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16-20 %</w:t>
            </w:r>
          </w:p>
          <w:p w14:paraId="7BB25C34" w14:textId="77777777" w:rsidR="00B45EB3" w:rsidRPr="001D2F4A" w:rsidRDefault="00B45EB3" w:rsidP="00B45EB3">
            <w:pPr>
              <w:spacing w:line="240" w:lineRule="auto"/>
              <w:rPr>
                <w:rFonts w:ascii="Times New Roman" w:eastAsia="Times New Roman" w:hAnsi="Times New Roman" w:cs="Times New Roman"/>
                <w:color w:val="0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21-25 %</w:t>
            </w:r>
          </w:p>
          <w:p w14:paraId="0488336D" w14:textId="77777777" w:rsidR="00B45EB3" w:rsidRPr="001D2F4A" w:rsidRDefault="00B45EB3" w:rsidP="00B45EB3">
            <w:pPr>
              <w:spacing w:line="240" w:lineRule="auto"/>
              <w:rPr>
                <w:rFonts w:ascii="Times New Roman" w:eastAsia="Times New Roman" w:hAnsi="Times New Roman" w:cs="Times New Roman"/>
                <w:color w:val="0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26-30 %</w:t>
            </w:r>
          </w:p>
          <w:p w14:paraId="18F92A81" w14:textId="78298BE0" w:rsidR="00B45EB3" w:rsidRDefault="00B45EB3" w:rsidP="00B45EB3">
            <w:pPr>
              <w:spacing w:line="240" w:lineRule="auto"/>
              <w:rPr>
                <w:rFonts w:ascii="Times New Roman" w:eastAsia="Times New Roman" w:hAnsi="Times New Roman" w:cs="Times New Roman"/>
                <w:b/>
                <w:color w:val="333333"/>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Above 30 %</w:t>
            </w:r>
          </w:p>
        </w:tc>
      </w:tr>
      <w:tr w:rsidR="00102353" w14:paraId="1D6C34AF" w14:textId="77777777" w:rsidTr="001B7D26">
        <w:trPr>
          <w:trHeight w:val="460"/>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5BAE8B0A" w14:textId="7ABBC5E9" w:rsidR="00102353" w:rsidRDefault="00102353" w:rsidP="00102353">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5218D33A" w14:textId="0C3540C5" w:rsidR="00102353" w:rsidRPr="008F4ADA" w:rsidRDefault="00102353" w:rsidP="00102353">
            <w:pPr>
              <w:spacing w:line="240" w:lineRule="auto"/>
              <w:rPr>
                <w:rFonts w:ascii="Cambria Math" w:hAnsi="Cambria Math" w:cs="Cambria Math"/>
                <w:color w:val="A6A6A6"/>
                <w:sz w:val="24"/>
                <w:szCs w:val="24"/>
              </w:rPr>
            </w:pPr>
            <w:r w:rsidRPr="003D3F8B">
              <w:rPr>
                <w:rFonts w:ascii="Times New Roman" w:hAnsi="Times New Roman" w:cs="Times New Roman"/>
                <w:sz w:val="24"/>
                <w:szCs w:val="24"/>
                <w:lang w:val="en-US"/>
              </w:rPr>
              <w:t xml:space="preserve">This question helps determine </w:t>
            </w:r>
            <w:r w:rsidRPr="003D3F8B">
              <w:rPr>
                <w:rFonts w:ascii="Times New Roman" w:hAnsi="Times New Roman" w:cs="Times New Roman"/>
                <w:b/>
                <w:bCs/>
                <w:sz w:val="24"/>
                <w:szCs w:val="24"/>
                <w:lang w:val="en-US"/>
              </w:rPr>
              <w:t>respondents' acceptable range for insurance premiums</w:t>
            </w:r>
            <w:r w:rsidRPr="003D3F8B">
              <w:rPr>
                <w:rFonts w:ascii="Times New Roman" w:hAnsi="Times New Roman" w:cs="Times New Roman"/>
                <w:sz w:val="24"/>
                <w:szCs w:val="24"/>
                <w:lang w:val="en-US"/>
              </w:rPr>
              <w:t>, offering valuable input for setting parameters in the decision-making process for flood insurance within the Agent-Based Model (ABM).</w:t>
            </w:r>
          </w:p>
        </w:tc>
      </w:tr>
      <w:tr w:rsidR="000D6857" w14:paraId="23B462A8" w14:textId="77777777" w:rsidTr="0D28EAE2">
        <w:trPr>
          <w:trHeight w:val="460"/>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5AF050A" w14:textId="549799B3" w:rsidR="000D6857" w:rsidRPr="001D2F4A" w:rsidRDefault="000D6857" w:rsidP="000D6857">
            <w:pPr>
              <w:widowControl w:val="0"/>
              <w:pBdr>
                <w:top w:val="nil"/>
                <w:left w:val="nil"/>
                <w:bottom w:val="nil"/>
                <w:right w:val="nil"/>
                <w:between w:val="nil"/>
              </w:pBdr>
              <w:rPr>
                <w:rFonts w:ascii="Times New Roman" w:eastAsia="Times New Roman" w:hAnsi="Times New Roman" w:cs="Times New Roman" w:hint="eastAsia"/>
                <w:b/>
                <w:sz w:val="24"/>
                <w:szCs w:val="24"/>
                <w:highlight w:val="cyan"/>
              </w:rPr>
            </w:pPr>
            <w:r w:rsidRPr="001D2F4A">
              <w:rPr>
                <w:rFonts w:ascii="Times New Roman" w:eastAsia="Times New Roman" w:hAnsi="Times New Roman" w:cs="Times New Roman"/>
                <w:b/>
                <w:sz w:val="24"/>
                <w:szCs w:val="24"/>
                <w:highlight w:val="cyan"/>
              </w:rPr>
              <w:t xml:space="preserve">Question </w:t>
            </w:r>
            <w:r w:rsidRPr="001D2F4A">
              <w:rPr>
                <w:rFonts w:ascii="Times New Roman" w:hAnsi="Times New Roman" w:cs="Times New Roman"/>
                <w:b/>
                <w:sz w:val="24"/>
                <w:szCs w:val="24"/>
                <w:highlight w:val="cyan"/>
              </w:rPr>
              <w:t>2</w:t>
            </w:r>
            <w:r w:rsidR="00FC1814">
              <w:rPr>
                <w:rFonts w:ascii="Times New Roman" w:hAnsi="Times New Roman" w:cs="Times New Roman" w:hint="eastAsia"/>
                <w:b/>
                <w:sz w:val="24"/>
                <w:szCs w:val="24"/>
                <w:highlight w:val="cyan"/>
              </w:rPr>
              <w:t>6</w:t>
            </w:r>
          </w:p>
          <w:p w14:paraId="3105F9E4" w14:textId="766117D0" w:rsidR="000D6857" w:rsidRDefault="000D6857" w:rsidP="000D6857">
            <w:pPr>
              <w:widowControl w:val="0"/>
              <w:pBdr>
                <w:top w:val="nil"/>
                <w:left w:val="nil"/>
                <w:bottom w:val="nil"/>
                <w:right w:val="nil"/>
                <w:between w:val="nil"/>
              </w:pBdr>
              <w:rPr>
                <w:rFonts w:ascii="Times New Roman" w:eastAsia="Times New Roman" w:hAnsi="Times New Roman" w:cs="Times New Roman"/>
                <w:b/>
                <w:sz w:val="24"/>
                <w:szCs w:val="24"/>
              </w:rPr>
            </w:pPr>
            <w:r w:rsidRPr="001D2F4A">
              <w:rPr>
                <w:rFonts w:ascii="Times New Roman" w:hAnsi="Times New Roman" w:cs="Times New Roman"/>
                <w:b/>
                <w:sz w:val="24"/>
                <w:szCs w:val="24"/>
                <w:highlight w:val="cyan"/>
              </w:rPr>
              <w:lastRenderedPageBreak/>
              <w:t>(For ABM)</w:t>
            </w: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4F443C2D" w14:textId="77777777" w:rsidR="000D6857" w:rsidRPr="001D2F4A" w:rsidRDefault="000D6857" w:rsidP="000D6857">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lastRenderedPageBreak/>
              <w:t xml:space="preserve">Imagine that the probability of a flood that will seriously damage your house is 1% next year. Your house </w:t>
            </w:r>
            <w:proofErr w:type="gramStart"/>
            <w:r w:rsidRPr="001D2F4A">
              <w:rPr>
                <w:rFonts w:ascii="Times New Roman" w:eastAsia="Times New Roman" w:hAnsi="Times New Roman" w:cs="Times New Roman"/>
                <w:b/>
                <w:sz w:val="24"/>
                <w:szCs w:val="24"/>
              </w:rPr>
              <w:t>is located in</w:t>
            </w:r>
            <w:proofErr w:type="gramEnd"/>
            <w:r w:rsidRPr="001D2F4A">
              <w:rPr>
                <w:rFonts w:ascii="Times New Roman" w:eastAsia="Times New Roman" w:hAnsi="Times New Roman" w:cs="Times New Roman"/>
                <w:b/>
                <w:sz w:val="24"/>
                <w:szCs w:val="24"/>
              </w:rPr>
              <w:t xml:space="preserve"> the flood-prone area.</w:t>
            </w:r>
          </w:p>
          <w:p w14:paraId="07C57559" w14:textId="77777777" w:rsidR="000D6857" w:rsidRPr="001D2F4A" w:rsidRDefault="000D6857" w:rsidP="000D6857">
            <w:pPr>
              <w:pBdr>
                <w:top w:val="nil"/>
                <w:left w:val="nil"/>
                <w:bottom w:val="nil"/>
                <w:right w:val="nil"/>
                <w:between w:val="nil"/>
              </w:pBdr>
              <w:jc w:val="both"/>
              <w:rPr>
                <w:rFonts w:ascii="Times New Roman" w:hAnsi="Times New Roman" w:cs="Times New Roman"/>
                <w:color w:val="A6A6A6"/>
                <w:sz w:val="24"/>
                <w:szCs w:val="24"/>
              </w:rPr>
            </w:pPr>
          </w:p>
          <w:p w14:paraId="3D33997F" w14:textId="77777777" w:rsidR="000D6857" w:rsidRPr="001D2F4A" w:rsidRDefault="000D6857" w:rsidP="000D6857">
            <w:pPr>
              <w:pBdr>
                <w:top w:val="nil"/>
                <w:left w:val="nil"/>
                <w:bottom w:val="nil"/>
                <w:right w:val="nil"/>
                <w:between w:val="nil"/>
              </w:pBdr>
              <w:jc w:val="both"/>
              <w:rPr>
                <w:rFonts w:ascii="Times New Roman" w:hAnsi="Times New Roman" w:cs="Times New Roman"/>
                <w:bCs/>
                <w:i/>
                <w:iCs/>
                <w:sz w:val="24"/>
                <w:szCs w:val="24"/>
              </w:rPr>
            </w:pPr>
            <w:r w:rsidRPr="001D2F4A">
              <w:rPr>
                <w:rFonts w:ascii="Times New Roman" w:hAnsi="Times New Roman" w:cs="Times New Roman"/>
                <w:i/>
                <w:sz w:val="24"/>
                <w:szCs w:val="24"/>
              </w:rPr>
              <w:t>Would</w:t>
            </w:r>
            <w:r w:rsidRPr="001D2F4A">
              <w:rPr>
                <w:rFonts w:ascii="Times New Roman" w:eastAsia="Times New Roman" w:hAnsi="Times New Roman" w:cs="Times New Roman"/>
                <w:i/>
                <w:sz w:val="24"/>
                <w:szCs w:val="24"/>
              </w:rPr>
              <w:t xml:space="preserve"> you </w:t>
            </w:r>
            <w:r w:rsidRPr="001D2F4A">
              <w:rPr>
                <w:rFonts w:ascii="Times New Roman" w:hAnsi="Times New Roman" w:cs="Times New Roman"/>
                <w:i/>
                <w:sz w:val="24"/>
                <w:szCs w:val="24"/>
              </w:rPr>
              <w:t>choose</w:t>
            </w:r>
            <w:r w:rsidRPr="001D2F4A">
              <w:rPr>
                <w:rFonts w:ascii="Times New Roman" w:eastAsia="Times New Roman" w:hAnsi="Times New Roman" w:cs="Times New Roman"/>
                <w:i/>
                <w:sz w:val="24"/>
                <w:szCs w:val="24"/>
              </w:rPr>
              <w:t xml:space="preserve"> to </w:t>
            </w:r>
            <w:r w:rsidRPr="001D2F4A">
              <w:rPr>
                <w:rFonts w:ascii="Times New Roman" w:hAnsi="Times New Roman" w:cs="Times New Roman"/>
                <w:bCs/>
                <w:i/>
                <w:iCs/>
                <w:sz w:val="24"/>
                <w:szCs w:val="24"/>
              </w:rPr>
              <w:t>elevate your house?</w:t>
            </w:r>
          </w:p>
          <w:p w14:paraId="7F945F85" w14:textId="77777777" w:rsidR="000D6857" w:rsidRPr="001D2F4A" w:rsidRDefault="000D6857" w:rsidP="000D6857">
            <w:pPr>
              <w:pBdr>
                <w:top w:val="nil"/>
                <w:left w:val="nil"/>
                <w:bottom w:val="nil"/>
                <w:right w:val="nil"/>
                <w:between w:val="nil"/>
              </w:pBdr>
              <w:jc w:val="both"/>
              <w:rPr>
                <w:rFonts w:ascii="Times New Roman" w:hAnsi="Times New Roman" w:cs="Times New Roman"/>
                <w:bCs/>
                <w:i/>
                <w:iCs/>
                <w:sz w:val="24"/>
                <w:szCs w:val="24"/>
              </w:rPr>
            </w:pPr>
          </w:p>
          <w:p w14:paraId="4D507C10" w14:textId="7A216EF8" w:rsidR="000D6857" w:rsidRPr="00F63438" w:rsidRDefault="000D6857" w:rsidP="000D6857">
            <w:pPr>
              <w:pBdr>
                <w:top w:val="nil"/>
                <w:left w:val="nil"/>
                <w:bottom w:val="nil"/>
                <w:right w:val="nil"/>
                <w:between w:val="nil"/>
              </w:pBdr>
              <w:jc w:val="both"/>
              <w:rPr>
                <w:rFonts w:ascii="Cambria Math" w:hAnsi="Cambria Math" w:cs="Cambria Math"/>
                <w:color w:val="A6A6A6"/>
                <w:sz w:val="24"/>
                <w:szCs w:val="24"/>
              </w:rPr>
            </w:pPr>
            <w:r w:rsidRPr="001D2F4A">
              <w:rPr>
                <w:rFonts w:ascii="Times New Roman" w:hAnsi="Times New Roman" w:cs="Times New Roman"/>
                <w:bCs/>
                <w:i/>
                <w:iCs/>
                <w:sz w:val="24"/>
                <w:szCs w:val="24"/>
              </w:rPr>
              <w:t xml:space="preserve">(Houseowners only) </w:t>
            </w:r>
          </w:p>
        </w:tc>
      </w:tr>
      <w:tr w:rsidR="000D6857" w14:paraId="7C0E7869" w14:textId="77777777" w:rsidTr="0D28EAE2">
        <w:trPr>
          <w:trHeight w:val="460"/>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4EB506F" w14:textId="77777777" w:rsidR="000D6857" w:rsidRPr="00C11241" w:rsidRDefault="000D6857" w:rsidP="000D6857">
            <w:pPr>
              <w:widowControl w:val="0"/>
              <w:pBdr>
                <w:top w:val="nil"/>
                <w:left w:val="nil"/>
                <w:bottom w:val="nil"/>
                <w:right w:val="nil"/>
                <w:between w:val="nil"/>
              </w:pBdr>
              <w:rPr>
                <w:rFonts w:ascii="Times New Roman" w:eastAsia="Times New Roman" w:hAnsi="Times New Roman" w:cs="Times New Roman"/>
                <w:b/>
                <w:sz w:val="24"/>
                <w:szCs w:val="24"/>
                <w:highlight w:val="cyan"/>
              </w:rPr>
            </w:pP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10C9AEF7" w14:textId="77777777" w:rsidR="000D6857" w:rsidRPr="001D2F4A" w:rsidRDefault="00F14859" w:rsidP="000D6857">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5"/>
                <w:id w:val="988592020"/>
              </w:sdtPr>
              <w:sdtEndPr/>
              <w:sdtContent>
                <w:r w:rsidR="000D6857" w:rsidRPr="001D2F4A">
                  <w:rPr>
                    <w:rFonts w:ascii="Cambria Math" w:eastAsia="Arial Unicode MS" w:hAnsi="Cambria Math" w:cs="Cambria Math"/>
                    <w:color w:val="A6A6A6"/>
                    <w:sz w:val="24"/>
                    <w:szCs w:val="24"/>
                    <w:highlight w:val="white"/>
                  </w:rPr>
                  <w:t>◯</w:t>
                </w:r>
              </w:sdtContent>
            </w:sdt>
            <w:r w:rsidR="000D6857" w:rsidRPr="001D2F4A">
              <w:rPr>
                <w:rFonts w:ascii="Times New Roman" w:eastAsia="Times New Roman" w:hAnsi="Times New Roman" w:cs="Times New Roman"/>
                <w:color w:val="A6A6A6"/>
                <w:sz w:val="24"/>
                <w:szCs w:val="24"/>
                <w:highlight w:val="white"/>
              </w:rPr>
              <w:t xml:space="preserve"> </w:t>
            </w:r>
            <w:r w:rsidR="000D6857" w:rsidRPr="001D2F4A">
              <w:rPr>
                <w:rFonts w:ascii="Times New Roman" w:hAnsi="Times New Roman" w:cs="Times New Roman"/>
                <w:color w:val="333333"/>
                <w:sz w:val="24"/>
                <w:szCs w:val="24"/>
                <w:highlight w:val="white"/>
              </w:rPr>
              <w:t>Strongly Disagree</w:t>
            </w:r>
          </w:p>
          <w:p w14:paraId="2449FE24" w14:textId="77777777" w:rsidR="000D6857" w:rsidRPr="001D2F4A" w:rsidRDefault="00F14859" w:rsidP="000D6857">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6"/>
                <w:id w:val="371813590"/>
              </w:sdtPr>
              <w:sdtEndPr/>
              <w:sdtContent>
                <w:r w:rsidR="000D6857" w:rsidRPr="001D2F4A">
                  <w:rPr>
                    <w:rFonts w:ascii="Cambria Math" w:eastAsia="Arial Unicode MS" w:hAnsi="Cambria Math" w:cs="Cambria Math"/>
                    <w:color w:val="A6A6A6"/>
                    <w:sz w:val="24"/>
                    <w:szCs w:val="24"/>
                    <w:highlight w:val="white"/>
                  </w:rPr>
                  <w:t>◯</w:t>
                </w:r>
              </w:sdtContent>
            </w:sdt>
            <w:r w:rsidR="000D6857" w:rsidRPr="001D2F4A">
              <w:rPr>
                <w:rFonts w:ascii="Times New Roman" w:eastAsia="Times New Roman" w:hAnsi="Times New Roman" w:cs="Times New Roman"/>
                <w:color w:val="A6A6A6"/>
                <w:sz w:val="24"/>
                <w:szCs w:val="24"/>
                <w:highlight w:val="white"/>
              </w:rPr>
              <w:t xml:space="preserve"> </w:t>
            </w:r>
            <w:r w:rsidR="000D6857" w:rsidRPr="001D2F4A">
              <w:rPr>
                <w:rFonts w:ascii="Times New Roman" w:hAnsi="Times New Roman" w:cs="Times New Roman"/>
                <w:color w:val="333333"/>
                <w:sz w:val="24"/>
                <w:szCs w:val="24"/>
                <w:highlight w:val="white"/>
              </w:rPr>
              <w:t>Disagree</w:t>
            </w:r>
          </w:p>
          <w:p w14:paraId="45A77EB3" w14:textId="77777777" w:rsidR="000D6857" w:rsidRPr="001D2F4A" w:rsidRDefault="00F14859" w:rsidP="000D6857">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37"/>
                <w:id w:val="-1201777296"/>
              </w:sdtPr>
              <w:sdtEndPr/>
              <w:sdtContent>
                <w:r w:rsidR="000D6857" w:rsidRPr="001D2F4A">
                  <w:rPr>
                    <w:rFonts w:ascii="Cambria Math" w:eastAsia="Arial Unicode MS" w:hAnsi="Cambria Math" w:cs="Cambria Math"/>
                    <w:color w:val="A6A6A6"/>
                    <w:sz w:val="24"/>
                    <w:szCs w:val="24"/>
                    <w:highlight w:val="white"/>
                  </w:rPr>
                  <w:t>◯</w:t>
                </w:r>
              </w:sdtContent>
            </w:sdt>
            <w:r w:rsidR="000D6857" w:rsidRPr="001D2F4A">
              <w:rPr>
                <w:rFonts w:ascii="Times New Roman" w:eastAsia="Times New Roman" w:hAnsi="Times New Roman" w:cs="Times New Roman"/>
                <w:color w:val="A6A6A6"/>
                <w:sz w:val="24"/>
                <w:szCs w:val="24"/>
                <w:highlight w:val="white"/>
              </w:rPr>
              <w:t xml:space="preserve"> </w:t>
            </w:r>
            <w:r w:rsidR="000D6857" w:rsidRPr="001D2F4A">
              <w:rPr>
                <w:rFonts w:ascii="Times New Roman" w:eastAsia="Times New Roman" w:hAnsi="Times New Roman" w:cs="Times New Roman"/>
                <w:color w:val="333333"/>
                <w:sz w:val="24"/>
                <w:szCs w:val="24"/>
                <w:highlight w:val="white"/>
              </w:rPr>
              <w:t>Neutral</w:t>
            </w:r>
          </w:p>
          <w:p w14:paraId="45B467C7" w14:textId="77777777" w:rsidR="000D6857" w:rsidRPr="001D2F4A" w:rsidRDefault="00F14859" w:rsidP="000D6857">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8"/>
                <w:id w:val="283159544"/>
              </w:sdtPr>
              <w:sdtEndPr/>
              <w:sdtContent>
                <w:r w:rsidR="000D6857" w:rsidRPr="001D2F4A">
                  <w:rPr>
                    <w:rFonts w:ascii="Cambria Math" w:eastAsia="Arial Unicode MS" w:hAnsi="Cambria Math" w:cs="Cambria Math"/>
                    <w:color w:val="A6A6A6"/>
                    <w:sz w:val="24"/>
                    <w:szCs w:val="24"/>
                    <w:highlight w:val="white"/>
                  </w:rPr>
                  <w:t>◯</w:t>
                </w:r>
              </w:sdtContent>
            </w:sdt>
            <w:r w:rsidR="000D6857" w:rsidRPr="001D2F4A">
              <w:rPr>
                <w:rFonts w:ascii="Times New Roman" w:eastAsia="Times New Roman" w:hAnsi="Times New Roman" w:cs="Times New Roman"/>
                <w:color w:val="A6A6A6"/>
                <w:sz w:val="24"/>
                <w:szCs w:val="24"/>
                <w:highlight w:val="white"/>
              </w:rPr>
              <w:t xml:space="preserve"> </w:t>
            </w:r>
            <w:r w:rsidR="000D6857" w:rsidRPr="001D2F4A">
              <w:rPr>
                <w:rFonts w:ascii="Times New Roman" w:hAnsi="Times New Roman" w:cs="Times New Roman"/>
                <w:color w:val="333333"/>
                <w:sz w:val="24"/>
                <w:szCs w:val="24"/>
                <w:highlight w:val="white"/>
              </w:rPr>
              <w:t>Agree</w:t>
            </w:r>
          </w:p>
          <w:p w14:paraId="32798C77" w14:textId="34FE1376" w:rsidR="000D6857" w:rsidRPr="00F736CD" w:rsidRDefault="00F14859" w:rsidP="000D6857">
            <w:pPr>
              <w:spacing w:line="240" w:lineRule="auto"/>
              <w:rPr>
                <w:rFonts w:ascii="Times New Roman" w:eastAsia="Times New Roman" w:hAnsi="Times New Roman" w:cs="Times New Roman"/>
                <w:b/>
                <w:sz w:val="24"/>
                <w:szCs w:val="24"/>
              </w:rPr>
            </w:pPr>
            <w:sdt>
              <w:sdtPr>
                <w:rPr>
                  <w:rFonts w:ascii="Times New Roman" w:hAnsi="Times New Roman" w:cs="Times New Roman"/>
                </w:rPr>
                <w:tag w:val="goog_rdk_239"/>
                <w:id w:val="-1551769722"/>
              </w:sdtPr>
              <w:sdtEndPr/>
              <w:sdtContent>
                <w:r w:rsidR="000D6857" w:rsidRPr="001D2F4A">
                  <w:rPr>
                    <w:rFonts w:ascii="Cambria Math" w:eastAsia="Arial Unicode MS" w:hAnsi="Cambria Math" w:cs="Cambria Math"/>
                    <w:color w:val="A6A6A6"/>
                    <w:sz w:val="24"/>
                    <w:szCs w:val="24"/>
                    <w:highlight w:val="white"/>
                  </w:rPr>
                  <w:t>◯</w:t>
                </w:r>
              </w:sdtContent>
            </w:sdt>
            <w:r w:rsidR="000D6857" w:rsidRPr="001D2F4A">
              <w:rPr>
                <w:rFonts w:ascii="Times New Roman" w:eastAsia="Times New Roman" w:hAnsi="Times New Roman" w:cs="Times New Roman"/>
                <w:color w:val="A6A6A6"/>
                <w:sz w:val="24"/>
                <w:szCs w:val="24"/>
                <w:highlight w:val="white"/>
              </w:rPr>
              <w:t xml:space="preserve"> </w:t>
            </w:r>
            <w:r w:rsidR="000D6857" w:rsidRPr="001D2F4A">
              <w:rPr>
                <w:rFonts w:ascii="Times New Roman" w:hAnsi="Times New Roman" w:cs="Times New Roman"/>
                <w:color w:val="333333"/>
                <w:sz w:val="24"/>
                <w:szCs w:val="24"/>
              </w:rPr>
              <w:t>Strongly Agree</w:t>
            </w:r>
          </w:p>
        </w:tc>
      </w:tr>
      <w:tr w:rsidR="00102353" w14:paraId="4EF9815F" w14:textId="77777777" w:rsidTr="0052119B">
        <w:trPr>
          <w:trHeight w:val="460"/>
        </w:trPr>
        <w:tc>
          <w:tcPr>
            <w:tcW w:w="1575"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auto"/>
            <w:tcMar>
              <w:top w:w="0" w:type="dxa"/>
              <w:left w:w="100" w:type="dxa"/>
              <w:bottom w:w="0" w:type="dxa"/>
              <w:right w:w="100" w:type="dxa"/>
            </w:tcMar>
          </w:tcPr>
          <w:p w14:paraId="3988D648" w14:textId="42AE2992" w:rsidR="00102353" w:rsidRPr="00C11241" w:rsidRDefault="00102353" w:rsidP="00102353">
            <w:pPr>
              <w:widowControl w:val="0"/>
              <w:pBdr>
                <w:top w:val="nil"/>
                <w:left w:val="nil"/>
                <w:bottom w:val="nil"/>
                <w:right w:val="nil"/>
                <w:between w:val="nil"/>
              </w:pBdr>
              <w:rPr>
                <w:rFonts w:ascii="Times New Roman" w:eastAsia="Times New Roman" w:hAnsi="Times New Roman" w:cs="Times New Roman"/>
                <w:b/>
                <w:sz w:val="24"/>
                <w:szCs w:val="24"/>
                <w:highlight w:val="cyan"/>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965"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auto"/>
            <w:tcMar>
              <w:top w:w="0" w:type="dxa"/>
              <w:left w:w="100" w:type="dxa"/>
              <w:bottom w:w="0" w:type="dxa"/>
              <w:right w:w="100" w:type="dxa"/>
            </w:tcMar>
          </w:tcPr>
          <w:p w14:paraId="2E7DA9FF" w14:textId="3C5D8FB5" w:rsidR="00102353" w:rsidRDefault="00102353" w:rsidP="00102353">
            <w:pPr>
              <w:spacing w:line="240" w:lineRule="auto"/>
              <w:rPr>
                <w:rFonts w:ascii="Times New Roman" w:hAnsi="Times New Roman" w:cs="Times New Roman"/>
                <w:sz w:val="24"/>
                <w:szCs w:val="24"/>
                <w:lang w:val="en-US"/>
              </w:rPr>
            </w:pPr>
            <w:r w:rsidRPr="008F1711">
              <w:rPr>
                <w:rFonts w:ascii="Times New Roman" w:hAnsi="Times New Roman" w:cs="Times New Roman"/>
                <w:sz w:val="24"/>
                <w:szCs w:val="24"/>
                <w:lang w:val="en-US"/>
              </w:rPr>
              <w:t>This question aims to gauge</w:t>
            </w:r>
            <w:r w:rsidRPr="008F1711">
              <w:rPr>
                <w:rFonts w:ascii="Times New Roman" w:hAnsi="Times New Roman" w:cs="Times New Roman"/>
                <w:b/>
                <w:bCs/>
                <w:sz w:val="24"/>
                <w:szCs w:val="24"/>
                <w:lang w:val="en-US"/>
              </w:rPr>
              <w:t xml:space="preserve"> respondents' willingness to </w:t>
            </w:r>
            <w:r w:rsidR="000D6857">
              <w:rPr>
                <w:rFonts w:ascii="Times New Roman" w:hAnsi="Times New Roman" w:cs="Times New Roman"/>
                <w:b/>
                <w:bCs/>
                <w:sz w:val="24"/>
                <w:szCs w:val="24"/>
                <w:lang w:val="en-US"/>
              </w:rPr>
              <w:t>elevate</w:t>
            </w:r>
            <w:r>
              <w:rPr>
                <w:rFonts w:ascii="Times New Roman" w:hAnsi="Times New Roman" w:cs="Times New Roman"/>
                <w:b/>
                <w:bCs/>
                <w:sz w:val="24"/>
                <w:szCs w:val="24"/>
                <w:lang w:val="en-US"/>
              </w:rPr>
              <w:t xml:space="preserve"> houses</w:t>
            </w:r>
            <w:r w:rsidRPr="008F1711">
              <w:rPr>
                <w:rFonts w:ascii="Times New Roman" w:hAnsi="Times New Roman" w:cs="Times New Roman"/>
                <w:sz w:val="24"/>
                <w:szCs w:val="24"/>
                <w:lang w:val="en-US"/>
              </w:rPr>
              <w:t xml:space="preserve">. </w:t>
            </w:r>
          </w:p>
          <w:p w14:paraId="25EF5AF4" w14:textId="77777777" w:rsidR="00102353" w:rsidRDefault="00102353" w:rsidP="00102353">
            <w:pPr>
              <w:spacing w:line="240" w:lineRule="auto"/>
              <w:rPr>
                <w:rFonts w:ascii="Times New Roman" w:hAnsi="Times New Roman" w:cs="Times New Roman"/>
                <w:sz w:val="24"/>
                <w:szCs w:val="24"/>
                <w:lang w:val="en-US"/>
              </w:rPr>
            </w:pPr>
          </w:p>
          <w:p w14:paraId="519151BC" w14:textId="6A8108C5" w:rsidR="00102353" w:rsidRDefault="00102353" w:rsidP="00102353">
            <w:pPr>
              <w:spacing w:line="240" w:lineRule="auto"/>
            </w:pPr>
            <w:r w:rsidRPr="008F1711">
              <w:rPr>
                <w:rFonts w:ascii="Times New Roman" w:hAnsi="Times New Roman" w:cs="Times New Roman"/>
                <w:sz w:val="24"/>
                <w:szCs w:val="24"/>
                <w:lang w:val="en-US"/>
              </w:rPr>
              <w:t>The responses will help predict whether households are likely to undertake flood mitigation actions.</w:t>
            </w:r>
          </w:p>
        </w:tc>
      </w:tr>
      <w:tr w:rsidR="00EF5A9F" w14:paraId="18F92A87" w14:textId="77777777" w:rsidTr="0052119B">
        <w:trPr>
          <w:trHeight w:val="460"/>
        </w:trPr>
        <w:tc>
          <w:tcPr>
            <w:tcW w:w="1575" w:type="dxa"/>
            <w:gridSpan w:val="2"/>
            <w:vMerge w:val="restart"/>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59CC219A" w14:textId="5E0F85CC" w:rsidR="00EF5A9F" w:rsidRPr="001D2F4A" w:rsidRDefault="00EF5A9F" w:rsidP="00EF5A9F">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highlight w:val="cyan"/>
              </w:rPr>
              <w:t>Question 2</w:t>
            </w:r>
            <w:r w:rsidR="00FC1814">
              <w:rPr>
                <w:rFonts w:ascii="Times New Roman" w:hAnsi="Times New Roman" w:cs="Times New Roman" w:hint="eastAsia"/>
                <w:b/>
                <w:sz w:val="24"/>
                <w:szCs w:val="24"/>
                <w:highlight w:val="cyan"/>
              </w:rPr>
              <w:t>7</w:t>
            </w:r>
            <w:r w:rsidRPr="001D2F4A">
              <w:rPr>
                <w:rFonts w:ascii="Times New Roman" w:eastAsia="Times New Roman" w:hAnsi="Times New Roman" w:cs="Times New Roman"/>
                <w:b/>
                <w:sz w:val="24"/>
                <w:szCs w:val="24"/>
                <w:highlight w:val="cyan"/>
              </w:rPr>
              <w:t>.</w:t>
            </w:r>
          </w:p>
          <w:p w14:paraId="18F92A83" w14:textId="0731F1FB" w:rsidR="00EF5A9F" w:rsidRDefault="00EF5A9F" w:rsidP="00EF5A9F">
            <w:pPr>
              <w:spacing w:line="240" w:lineRule="auto"/>
              <w:rPr>
                <w:rFonts w:ascii="Times New Roman" w:eastAsia="Times New Roman" w:hAnsi="Times New Roman" w:cs="Times New Roman"/>
              </w:rPr>
            </w:pPr>
            <w:r w:rsidRPr="001D2F4A">
              <w:rPr>
                <w:rFonts w:ascii="Times New Roman" w:hAnsi="Times New Roman" w:cs="Times New Roman"/>
                <w:b/>
                <w:sz w:val="24"/>
                <w:szCs w:val="24"/>
                <w:highlight w:val="cyan"/>
              </w:rPr>
              <w:t>(For ABM)</w:t>
            </w:r>
          </w:p>
        </w:tc>
        <w:tc>
          <w:tcPr>
            <w:tcW w:w="796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49BAFF32" w14:textId="77777777" w:rsidR="00EF5A9F" w:rsidRPr="001D2F4A" w:rsidRDefault="00EF5A9F" w:rsidP="00EF5A9F">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What is the </w:t>
            </w:r>
            <w:r w:rsidRPr="001D2F4A">
              <w:rPr>
                <w:rFonts w:ascii="Times New Roman" w:eastAsia="Times New Roman" w:hAnsi="Times New Roman" w:cs="Times New Roman"/>
                <w:b/>
                <w:sz w:val="24"/>
                <w:szCs w:val="24"/>
                <w:u w:val="single"/>
              </w:rPr>
              <w:t>maximum percentage</w:t>
            </w:r>
            <w:r w:rsidRPr="001D2F4A">
              <w:rPr>
                <w:rFonts w:ascii="Times New Roman" w:eastAsia="Times New Roman" w:hAnsi="Times New Roman" w:cs="Times New Roman"/>
                <w:b/>
                <w:sz w:val="24"/>
                <w:szCs w:val="24"/>
              </w:rPr>
              <w:t xml:space="preserve"> of your household's annual salary that you would be willing to pay to elevate your house </w:t>
            </w:r>
            <w:r w:rsidRPr="001D2F4A">
              <w:rPr>
                <w:rFonts w:ascii="Times New Roman" w:hAnsi="Times New Roman" w:cs="Times New Roman"/>
                <w:b/>
                <w:sz w:val="24"/>
                <w:szCs w:val="24"/>
              </w:rPr>
              <w:t xml:space="preserve">to </w:t>
            </w:r>
            <w:r w:rsidRPr="001D2F4A">
              <w:rPr>
                <w:rFonts w:ascii="Times New Roman" w:eastAsia="Times New Roman" w:hAnsi="Times New Roman" w:cs="Times New Roman"/>
                <w:b/>
                <w:sz w:val="24"/>
                <w:szCs w:val="24"/>
              </w:rPr>
              <w:t>protect it from potential flood risks?</w:t>
            </w:r>
          </w:p>
          <w:p w14:paraId="25DCECFE" w14:textId="77777777" w:rsidR="00EF5A9F" w:rsidRPr="001D2F4A" w:rsidRDefault="00EF5A9F" w:rsidP="00EF5A9F">
            <w:pPr>
              <w:spacing w:line="240" w:lineRule="auto"/>
              <w:rPr>
                <w:rFonts w:ascii="Times New Roman" w:hAnsi="Times New Roman" w:cs="Times New Roman"/>
                <w:b/>
                <w:sz w:val="24"/>
                <w:szCs w:val="24"/>
              </w:rPr>
            </w:pPr>
          </w:p>
          <w:p w14:paraId="18F92A86" w14:textId="277C9F39" w:rsidR="00EF5A9F" w:rsidRPr="007D7180" w:rsidRDefault="00EF5A9F" w:rsidP="00EF5A9F">
            <w:pPr>
              <w:spacing w:line="240" w:lineRule="auto"/>
              <w:rPr>
                <w:rFonts w:ascii="Times New Roman" w:hAnsi="Times New Roman" w:cs="Times New Roman"/>
                <w:bCs/>
                <w:i/>
                <w:iCs/>
                <w:sz w:val="24"/>
                <w:szCs w:val="24"/>
              </w:rPr>
            </w:pPr>
            <w:r w:rsidRPr="001D2F4A">
              <w:rPr>
                <w:rFonts w:ascii="Times New Roman" w:hAnsi="Times New Roman" w:cs="Times New Roman"/>
                <w:bCs/>
                <w:i/>
                <w:iCs/>
                <w:sz w:val="24"/>
                <w:szCs w:val="24"/>
              </w:rPr>
              <w:t xml:space="preserve">(Houseowners only) </w:t>
            </w:r>
          </w:p>
        </w:tc>
      </w:tr>
      <w:tr w:rsidR="00EF5A9F" w14:paraId="18F92A90" w14:textId="77777777" w:rsidTr="0052119B">
        <w:trPr>
          <w:trHeight w:val="460"/>
        </w:trPr>
        <w:tc>
          <w:tcPr>
            <w:tcW w:w="1575" w:type="dxa"/>
            <w:gridSpan w:val="2"/>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8F92A88" w14:textId="77777777" w:rsidR="00EF5A9F" w:rsidRDefault="00EF5A9F" w:rsidP="00EF5A9F">
            <w:pPr>
              <w:widowControl w:val="0"/>
              <w:pBdr>
                <w:top w:val="nil"/>
                <w:left w:val="nil"/>
                <w:bottom w:val="nil"/>
                <w:right w:val="nil"/>
                <w:between w:val="nil"/>
              </w:pBdr>
              <w:rPr>
                <w:rFonts w:ascii="Times New Roman" w:eastAsia="Times New Roman" w:hAnsi="Times New Roman" w:cs="Times New Roman"/>
                <w:sz w:val="24"/>
                <w:szCs w:val="24"/>
              </w:rPr>
            </w:pPr>
          </w:p>
        </w:tc>
        <w:tc>
          <w:tcPr>
            <w:tcW w:w="796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3CAB54B4" w14:textId="77777777" w:rsidR="00EF5A9F" w:rsidRPr="001D2F4A" w:rsidRDefault="00EF5A9F" w:rsidP="00EF5A9F">
            <w:pPr>
              <w:pBdr>
                <w:top w:val="nil"/>
                <w:left w:val="nil"/>
                <w:bottom w:val="nil"/>
                <w:right w:val="nil"/>
                <w:between w:val="nil"/>
              </w:pBdr>
              <w:jc w:val="both"/>
              <w:rPr>
                <w:rFonts w:ascii="Times New Roman" w:eastAsia="Times New Roman" w:hAnsi="Times New Roman" w:cs="Times New Roman"/>
                <w:color w:val="C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0-5 %</w:t>
            </w:r>
          </w:p>
          <w:p w14:paraId="13DD4F97" w14:textId="77777777" w:rsidR="00EF5A9F" w:rsidRPr="001D2F4A" w:rsidRDefault="00EF5A9F" w:rsidP="00EF5A9F">
            <w:pPr>
              <w:pBdr>
                <w:top w:val="nil"/>
                <w:left w:val="nil"/>
                <w:bottom w:val="nil"/>
                <w:right w:val="nil"/>
                <w:between w:val="nil"/>
              </w:pBdr>
              <w:jc w:val="both"/>
              <w:rPr>
                <w:rFonts w:ascii="Times New Roman" w:eastAsia="Times New Roman" w:hAnsi="Times New Roman" w:cs="Times New Roman"/>
                <w:color w:val="C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6-10</w:t>
            </w:r>
            <w:r w:rsidRPr="001D2F4A">
              <w:rPr>
                <w:rFonts w:ascii="Times New Roman" w:hAnsi="Times New Roman" w:cs="Times New Roman"/>
                <w:color w:val="000000"/>
                <w:sz w:val="24"/>
                <w:szCs w:val="24"/>
              </w:rPr>
              <w:t xml:space="preserve"> %</w:t>
            </w:r>
          </w:p>
          <w:p w14:paraId="2C43114C" w14:textId="77777777" w:rsidR="00EF5A9F" w:rsidRPr="001D2F4A" w:rsidRDefault="00EF5A9F" w:rsidP="00EF5A9F">
            <w:pPr>
              <w:pBdr>
                <w:top w:val="nil"/>
                <w:left w:val="nil"/>
                <w:bottom w:val="nil"/>
                <w:right w:val="nil"/>
                <w:between w:val="nil"/>
              </w:pBdr>
              <w:jc w:val="both"/>
              <w:rPr>
                <w:rFonts w:ascii="Times New Roman" w:eastAsia="Times New Roman" w:hAnsi="Times New Roman" w:cs="Times New Roman"/>
                <w:color w:val="C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11-15 %</w:t>
            </w:r>
          </w:p>
          <w:p w14:paraId="23FB685A" w14:textId="77777777" w:rsidR="00EF5A9F" w:rsidRPr="001D2F4A" w:rsidRDefault="00EF5A9F" w:rsidP="00EF5A9F">
            <w:pPr>
              <w:pBdr>
                <w:top w:val="nil"/>
                <w:left w:val="nil"/>
                <w:bottom w:val="nil"/>
                <w:right w:val="nil"/>
                <w:between w:val="nil"/>
              </w:pBdr>
              <w:jc w:val="both"/>
              <w:rPr>
                <w:rFonts w:ascii="Times New Roman" w:eastAsia="Times New Roman" w:hAnsi="Times New Roman" w:cs="Times New Roman"/>
                <w:color w:val="0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16-20 %</w:t>
            </w:r>
          </w:p>
          <w:p w14:paraId="7EDF1311" w14:textId="77777777" w:rsidR="00EF5A9F" w:rsidRPr="001D2F4A" w:rsidRDefault="00EF5A9F" w:rsidP="00EF5A9F">
            <w:pPr>
              <w:spacing w:line="240" w:lineRule="auto"/>
              <w:rPr>
                <w:rFonts w:ascii="Times New Roman" w:eastAsia="Times New Roman" w:hAnsi="Times New Roman" w:cs="Times New Roman"/>
                <w:color w:val="0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21-25 %</w:t>
            </w:r>
          </w:p>
          <w:p w14:paraId="4EEB733A" w14:textId="77777777" w:rsidR="00EF5A9F" w:rsidRPr="001D2F4A" w:rsidRDefault="00EF5A9F" w:rsidP="00EF5A9F">
            <w:pPr>
              <w:spacing w:line="240" w:lineRule="auto"/>
              <w:rPr>
                <w:rFonts w:ascii="Times New Roman" w:eastAsia="Times New Roman" w:hAnsi="Times New Roman" w:cs="Times New Roman"/>
                <w:color w:val="000000"/>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26-30 %</w:t>
            </w:r>
          </w:p>
          <w:p w14:paraId="18F92A8F" w14:textId="39B0623F" w:rsidR="00EF5A9F" w:rsidRDefault="00EF5A9F" w:rsidP="00EF5A9F">
            <w:pPr>
              <w:spacing w:line="240" w:lineRule="auto"/>
              <w:rPr>
                <w:rFonts w:ascii="Times New Roman" w:eastAsia="Times New Roman" w:hAnsi="Times New Roman" w:cs="Times New Roman"/>
                <w:sz w:val="24"/>
                <w:szCs w:val="24"/>
              </w:rPr>
            </w:pPr>
            <w:r w:rsidRPr="001D2F4A">
              <w:rPr>
                <w:rFonts w:ascii="Cambria Math" w:eastAsia="Cambria Math" w:hAnsi="Cambria Math" w:cs="Cambria Math"/>
                <w:color w:val="A6A6A6"/>
                <w:sz w:val="24"/>
                <w:szCs w:val="24"/>
              </w:rPr>
              <w:t>◯</w:t>
            </w:r>
            <w:r w:rsidRPr="001D2F4A">
              <w:rPr>
                <w:rFonts w:ascii="Times New Roman" w:eastAsia="Times New Roman" w:hAnsi="Times New Roman" w:cs="Times New Roman"/>
                <w:color w:val="C00000"/>
                <w:sz w:val="24"/>
                <w:szCs w:val="24"/>
              </w:rPr>
              <w:t xml:space="preserve"> </w:t>
            </w:r>
            <w:r w:rsidRPr="001D2F4A">
              <w:rPr>
                <w:rFonts w:ascii="Times New Roman" w:eastAsia="Times New Roman" w:hAnsi="Times New Roman" w:cs="Times New Roman"/>
                <w:color w:val="000000"/>
                <w:sz w:val="24"/>
                <w:szCs w:val="24"/>
              </w:rPr>
              <w:t>Above 30 %</w:t>
            </w:r>
          </w:p>
        </w:tc>
      </w:tr>
      <w:tr w:rsidR="00102353" w14:paraId="26A82B6E" w14:textId="77777777" w:rsidTr="0052119B">
        <w:trPr>
          <w:trHeight w:val="460"/>
        </w:trPr>
        <w:tc>
          <w:tcPr>
            <w:tcW w:w="1575"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2DE41642" w14:textId="71FB99DA" w:rsidR="00102353" w:rsidRPr="00C11241" w:rsidRDefault="00102353" w:rsidP="00102353">
            <w:pPr>
              <w:spacing w:line="240" w:lineRule="auto"/>
              <w:rPr>
                <w:rFonts w:ascii="Times New Roman" w:eastAsia="Times New Roman" w:hAnsi="Times New Roman" w:cs="Times New Roman"/>
                <w:b/>
                <w:sz w:val="24"/>
                <w:szCs w:val="24"/>
                <w:highlight w:val="cyan"/>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96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2236AD6E" w14:textId="26438A97" w:rsidR="00102353" w:rsidRPr="0D28EAE2" w:rsidRDefault="00102353" w:rsidP="00102353">
            <w:pPr>
              <w:spacing w:line="240" w:lineRule="auto"/>
              <w:rPr>
                <w:rFonts w:ascii="Times New Roman" w:eastAsia="Times New Roman" w:hAnsi="Times New Roman" w:cs="Times New Roman"/>
                <w:b/>
                <w:bCs/>
                <w:sz w:val="24"/>
                <w:szCs w:val="24"/>
                <w:lang w:val="en-US"/>
              </w:rPr>
            </w:pPr>
            <w:r w:rsidRPr="003D3F8B">
              <w:rPr>
                <w:rFonts w:ascii="Times New Roman" w:hAnsi="Times New Roman" w:cs="Times New Roman"/>
                <w:sz w:val="24"/>
                <w:szCs w:val="24"/>
                <w:lang w:val="en-US"/>
              </w:rPr>
              <w:t xml:space="preserve">This question helps determine </w:t>
            </w:r>
            <w:r w:rsidRPr="003D3F8B">
              <w:rPr>
                <w:rFonts w:ascii="Times New Roman" w:hAnsi="Times New Roman" w:cs="Times New Roman"/>
                <w:b/>
                <w:bCs/>
                <w:sz w:val="24"/>
                <w:szCs w:val="24"/>
                <w:lang w:val="en-US"/>
              </w:rPr>
              <w:t xml:space="preserve">respondents' acceptable range for </w:t>
            </w:r>
            <w:r>
              <w:rPr>
                <w:rFonts w:ascii="Times New Roman" w:hAnsi="Times New Roman" w:cs="Times New Roman"/>
                <w:b/>
                <w:bCs/>
                <w:sz w:val="24"/>
                <w:szCs w:val="24"/>
                <w:lang w:val="en-US"/>
              </w:rPr>
              <w:t xml:space="preserve">the costs </w:t>
            </w:r>
            <w:proofErr w:type="gramStart"/>
            <w:r>
              <w:rPr>
                <w:rFonts w:ascii="Times New Roman" w:hAnsi="Times New Roman" w:cs="Times New Roman"/>
                <w:b/>
                <w:bCs/>
                <w:sz w:val="24"/>
                <w:szCs w:val="24"/>
                <w:lang w:val="en-US"/>
              </w:rPr>
              <w:t>on</w:t>
            </w:r>
            <w:proofErr w:type="gramEnd"/>
            <w:r>
              <w:rPr>
                <w:rFonts w:ascii="Times New Roman" w:hAnsi="Times New Roman" w:cs="Times New Roman"/>
                <w:b/>
                <w:bCs/>
                <w:sz w:val="24"/>
                <w:szCs w:val="24"/>
                <w:lang w:val="en-US"/>
              </w:rPr>
              <w:t xml:space="preserve"> elevating houses</w:t>
            </w:r>
            <w:r w:rsidRPr="003D3F8B">
              <w:rPr>
                <w:rFonts w:ascii="Times New Roman" w:hAnsi="Times New Roman" w:cs="Times New Roman"/>
                <w:sz w:val="24"/>
                <w:szCs w:val="24"/>
                <w:lang w:val="en-US"/>
              </w:rPr>
              <w:t xml:space="preserve">, offering valuable input for setting parameters in the decision-making process for </w:t>
            </w:r>
            <w:r>
              <w:rPr>
                <w:rFonts w:ascii="Times New Roman" w:hAnsi="Times New Roman" w:cs="Times New Roman"/>
                <w:sz w:val="24"/>
                <w:szCs w:val="24"/>
                <w:lang w:val="en-US"/>
              </w:rPr>
              <w:t>elevating houses</w:t>
            </w:r>
            <w:r w:rsidRPr="003D3F8B">
              <w:rPr>
                <w:rFonts w:ascii="Times New Roman" w:hAnsi="Times New Roman" w:cs="Times New Roman"/>
                <w:sz w:val="24"/>
                <w:szCs w:val="24"/>
                <w:lang w:val="en-US"/>
              </w:rPr>
              <w:t xml:space="preserve"> within the Agent-Based Model (ABM).</w:t>
            </w:r>
          </w:p>
        </w:tc>
      </w:tr>
      <w:tr w:rsidR="000B0F69" w14:paraId="18F92A95" w14:textId="77777777" w:rsidTr="0052119B">
        <w:trPr>
          <w:trHeight w:val="460"/>
        </w:trPr>
        <w:tc>
          <w:tcPr>
            <w:tcW w:w="1575"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2A8AF50D" w14:textId="773C3C4F" w:rsidR="000B0F69" w:rsidRPr="001D2F4A" w:rsidRDefault="000B0F69" w:rsidP="000B0F69">
            <w:pPr>
              <w:spacing w:line="240" w:lineRule="auto"/>
              <w:rPr>
                <w:rFonts w:ascii="Times New Roman" w:eastAsia="Times New Roman" w:hAnsi="Times New Roman" w:cs="Times New Roman"/>
                <w:b/>
                <w:sz w:val="24"/>
                <w:szCs w:val="24"/>
              </w:rPr>
            </w:pPr>
            <w:bookmarkStart w:id="13" w:name="_Hlk179822205"/>
            <w:r w:rsidRPr="001D2F4A">
              <w:rPr>
                <w:rFonts w:ascii="Times New Roman" w:eastAsia="Times New Roman" w:hAnsi="Times New Roman" w:cs="Times New Roman"/>
                <w:b/>
                <w:sz w:val="24"/>
                <w:szCs w:val="24"/>
                <w:highlight w:val="cyan"/>
              </w:rPr>
              <w:t>Question 2</w:t>
            </w:r>
            <w:r w:rsidR="00FC1814">
              <w:rPr>
                <w:rFonts w:ascii="Times New Roman" w:hAnsi="Times New Roman" w:cs="Times New Roman" w:hint="eastAsia"/>
                <w:b/>
                <w:sz w:val="24"/>
                <w:szCs w:val="24"/>
                <w:highlight w:val="cyan"/>
              </w:rPr>
              <w:t>8</w:t>
            </w:r>
            <w:r w:rsidRPr="001D2F4A">
              <w:rPr>
                <w:rFonts w:ascii="Times New Roman" w:eastAsia="Times New Roman" w:hAnsi="Times New Roman" w:cs="Times New Roman"/>
                <w:b/>
                <w:sz w:val="24"/>
                <w:szCs w:val="24"/>
                <w:highlight w:val="cyan"/>
              </w:rPr>
              <w:t>.</w:t>
            </w:r>
          </w:p>
          <w:p w14:paraId="18F92A91" w14:textId="2FE7BBA8" w:rsidR="000B0F69" w:rsidRPr="00761330" w:rsidRDefault="000B0F69" w:rsidP="000B0F69">
            <w:pPr>
              <w:spacing w:line="240" w:lineRule="auto"/>
              <w:rPr>
                <w:rFonts w:ascii="Times New Roman" w:hAnsi="Times New Roman" w:cs="Times New Roman"/>
              </w:rPr>
            </w:pPr>
            <w:r w:rsidRPr="001D2F4A">
              <w:rPr>
                <w:rFonts w:ascii="Times New Roman" w:hAnsi="Times New Roman" w:cs="Times New Roman"/>
                <w:b/>
                <w:sz w:val="24"/>
                <w:szCs w:val="24"/>
                <w:highlight w:val="cyan"/>
              </w:rPr>
              <w:t>(For ABM)</w:t>
            </w:r>
          </w:p>
        </w:tc>
        <w:tc>
          <w:tcPr>
            <w:tcW w:w="796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504B6711" w14:textId="77777777" w:rsidR="000B0F69" w:rsidRPr="001D2F4A" w:rsidRDefault="000B0F69" w:rsidP="000B0F69">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Imagine that the probability of a flood causing </w:t>
            </w:r>
            <w:r w:rsidRPr="001D2F4A">
              <w:rPr>
                <w:rFonts w:ascii="Times New Roman" w:hAnsi="Times New Roman" w:cs="Times New Roman"/>
                <w:b/>
                <w:sz w:val="24"/>
                <w:szCs w:val="24"/>
              </w:rPr>
              <w:t>extensive</w:t>
            </w:r>
            <w:r w:rsidRPr="001D2F4A">
              <w:rPr>
                <w:rFonts w:ascii="Times New Roman" w:eastAsia="Times New Roman" w:hAnsi="Times New Roman" w:cs="Times New Roman"/>
                <w:b/>
                <w:sz w:val="24"/>
                <w:szCs w:val="24"/>
              </w:rPr>
              <w:t xml:space="preserve"> property loss is 1% next year. The governments offer a buyout program to purchase properties (including houses and </w:t>
            </w:r>
            <w:proofErr w:type="gramStart"/>
            <w:r w:rsidRPr="001D2F4A">
              <w:rPr>
                <w:rFonts w:ascii="Times New Roman" w:eastAsia="Times New Roman" w:hAnsi="Times New Roman" w:cs="Times New Roman"/>
                <w:b/>
                <w:sz w:val="24"/>
                <w:szCs w:val="24"/>
              </w:rPr>
              <w:t>lands</w:t>
            </w:r>
            <w:proofErr w:type="gramEnd"/>
            <w:r w:rsidRPr="001D2F4A">
              <w:rPr>
                <w:rFonts w:ascii="Times New Roman" w:eastAsia="Times New Roman" w:hAnsi="Times New Roman" w:cs="Times New Roman"/>
                <w:b/>
                <w:sz w:val="24"/>
                <w:szCs w:val="24"/>
              </w:rPr>
              <w:t>) in flood-prone areas</w:t>
            </w:r>
          </w:p>
          <w:p w14:paraId="77BDDEF3" w14:textId="77777777" w:rsidR="000B0F69" w:rsidRPr="001D2F4A" w:rsidRDefault="000B0F69" w:rsidP="000B0F69">
            <w:pPr>
              <w:spacing w:line="240" w:lineRule="auto"/>
              <w:rPr>
                <w:rFonts w:ascii="Times New Roman" w:eastAsia="Times New Roman" w:hAnsi="Times New Roman" w:cs="Times New Roman"/>
                <w:b/>
                <w:sz w:val="24"/>
                <w:szCs w:val="24"/>
              </w:rPr>
            </w:pPr>
          </w:p>
          <w:p w14:paraId="4A1F0012" w14:textId="77777777" w:rsidR="000B0F69" w:rsidRPr="001D2F4A" w:rsidRDefault="000B0F69" w:rsidP="000B0F69">
            <w:pPr>
              <w:spacing w:line="240" w:lineRule="auto"/>
              <w:rPr>
                <w:rFonts w:ascii="Times New Roman" w:hAnsi="Times New Roman" w:cs="Times New Roman"/>
                <w:bCs/>
                <w:i/>
                <w:iCs/>
                <w:sz w:val="24"/>
                <w:szCs w:val="24"/>
              </w:rPr>
            </w:pPr>
            <w:r w:rsidRPr="001D2F4A">
              <w:rPr>
                <w:rFonts w:ascii="Times New Roman" w:hAnsi="Times New Roman" w:cs="Times New Roman"/>
                <w:i/>
                <w:sz w:val="24"/>
                <w:szCs w:val="24"/>
              </w:rPr>
              <w:t>Would you agree</w:t>
            </w:r>
            <w:r w:rsidRPr="001D2F4A">
              <w:rPr>
                <w:rFonts w:ascii="Times New Roman" w:eastAsia="Times New Roman" w:hAnsi="Times New Roman" w:cs="Times New Roman"/>
                <w:i/>
                <w:sz w:val="24"/>
                <w:szCs w:val="24"/>
              </w:rPr>
              <w:t xml:space="preserve"> to </w:t>
            </w:r>
            <w:r w:rsidRPr="001D2F4A">
              <w:rPr>
                <w:rFonts w:ascii="Times New Roman" w:hAnsi="Times New Roman" w:cs="Times New Roman"/>
                <w:bCs/>
                <w:i/>
                <w:iCs/>
                <w:sz w:val="24"/>
                <w:szCs w:val="24"/>
              </w:rPr>
              <w:t>participate in a buyout program?</w:t>
            </w:r>
          </w:p>
          <w:p w14:paraId="22528CAE" w14:textId="77777777" w:rsidR="000B0F69" w:rsidRPr="001D2F4A" w:rsidRDefault="000B0F69" w:rsidP="000B0F69">
            <w:pPr>
              <w:spacing w:line="240" w:lineRule="auto"/>
              <w:rPr>
                <w:rFonts w:ascii="Times New Roman" w:hAnsi="Times New Roman" w:cs="Times New Roman"/>
                <w:i/>
                <w:sz w:val="24"/>
                <w:szCs w:val="24"/>
              </w:rPr>
            </w:pPr>
          </w:p>
          <w:p w14:paraId="18F92A94" w14:textId="53EBB664" w:rsidR="000B0F69" w:rsidRPr="007D7180" w:rsidRDefault="000B0F69" w:rsidP="000B0F69">
            <w:pPr>
              <w:spacing w:line="240" w:lineRule="auto"/>
              <w:rPr>
                <w:rFonts w:ascii="Times New Roman" w:hAnsi="Times New Roman" w:cs="Times New Roman"/>
                <w:sz w:val="24"/>
                <w:szCs w:val="24"/>
              </w:rPr>
            </w:pPr>
            <w:r w:rsidRPr="001D2F4A">
              <w:rPr>
                <w:rFonts w:ascii="Times New Roman" w:hAnsi="Times New Roman" w:cs="Times New Roman"/>
                <w:bCs/>
                <w:i/>
                <w:iCs/>
                <w:sz w:val="24"/>
                <w:szCs w:val="24"/>
              </w:rPr>
              <w:t>(Houseowners only)</w:t>
            </w:r>
          </w:p>
        </w:tc>
      </w:tr>
      <w:bookmarkEnd w:id="13"/>
      <w:tr w:rsidR="000B0F69" w14:paraId="18F92A9E" w14:textId="77777777" w:rsidTr="0D28EAE2">
        <w:trPr>
          <w:trHeight w:val="46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18F92A96" w14:textId="77777777" w:rsidR="000B0F69" w:rsidRDefault="000B0F69" w:rsidP="000B0F69">
            <w:pPr>
              <w:spacing w:line="240" w:lineRule="auto"/>
              <w:rPr>
                <w:rFonts w:ascii="Times New Roman" w:eastAsia="Times New Roman" w:hAnsi="Times New Roman" w:cs="Times New Roman"/>
              </w:rPr>
            </w:pP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4C9A024E" w14:textId="77777777" w:rsidR="000B0F69" w:rsidRPr="001D2F4A" w:rsidRDefault="00F14859" w:rsidP="000B0F69">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5"/>
                <w:id w:val="-488632115"/>
              </w:sdtPr>
              <w:sdtEndPr/>
              <w:sdtContent>
                <w:r w:rsidR="000B0F69" w:rsidRPr="001D2F4A">
                  <w:rPr>
                    <w:rFonts w:ascii="Cambria Math" w:eastAsia="Arial Unicode MS" w:hAnsi="Cambria Math" w:cs="Cambria Math"/>
                    <w:color w:val="A6A6A6"/>
                    <w:sz w:val="24"/>
                    <w:szCs w:val="24"/>
                    <w:highlight w:val="white"/>
                  </w:rPr>
                  <w:t>◯</w:t>
                </w:r>
              </w:sdtContent>
            </w:sdt>
            <w:r w:rsidR="000B0F69" w:rsidRPr="001D2F4A">
              <w:rPr>
                <w:rFonts w:ascii="Times New Roman" w:eastAsia="Times New Roman" w:hAnsi="Times New Roman" w:cs="Times New Roman"/>
                <w:color w:val="A6A6A6"/>
                <w:sz w:val="24"/>
                <w:szCs w:val="24"/>
                <w:highlight w:val="white"/>
              </w:rPr>
              <w:t xml:space="preserve"> </w:t>
            </w:r>
            <w:r w:rsidR="000B0F69" w:rsidRPr="001D2F4A">
              <w:rPr>
                <w:rFonts w:ascii="Times New Roman" w:hAnsi="Times New Roman" w:cs="Times New Roman"/>
                <w:color w:val="333333"/>
                <w:sz w:val="24"/>
                <w:szCs w:val="24"/>
                <w:highlight w:val="white"/>
              </w:rPr>
              <w:t>Strongly Disagree</w:t>
            </w:r>
          </w:p>
          <w:p w14:paraId="4B574E5D" w14:textId="77777777" w:rsidR="000B0F69" w:rsidRPr="001D2F4A" w:rsidRDefault="00F14859" w:rsidP="000B0F69">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6"/>
                <w:id w:val="-895356372"/>
              </w:sdtPr>
              <w:sdtEndPr/>
              <w:sdtContent>
                <w:r w:rsidR="000B0F69" w:rsidRPr="001D2F4A">
                  <w:rPr>
                    <w:rFonts w:ascii="Cambria Math" w:eastAsia="Arial Unicode MS" w:hAnsi="Cambria Math" w:cs="Cambria Math"/>
                    <w:color w:val="A6A6A6"/>
                    <w:sz w:val="24"/>
                    <w:szCs w:val="24"/>
                    <w:highlight w:val="white"/>
                  </w:rPr>
                  <w:t>◯</w:t>
                </w:r>
              </w:sdtContent>
            </w:sdt>
            <w:r w:rsidR="000B0F69" w:rsidRPr="001D2F4A">
              <w:rPr>
                <w:rFonts w:ascii="Times New Roman" w:eastAsia="Times New Roman" w:hAnsi="Times New Roman" w:cs="Times New Roman"/>
                <w:color w:val="A6A6A6"/>
                <w:sz w:val="24"/>
                <w:szCs w:val="24"/>
                <w:highlight w:val="white"/>
              </w:rPr>
              <w:t xml:space="preserve"> </w:t>
            </w:r>
            <w:r w:rsidR="000B0F69" w:rsidRPr="001D2F4A">
              <w:rPr>
                <w:rFonts w:ascii="Times New Roman" w:hAnsi="Times New Roman" w:cs="Times New Roman"/>
                <w:color w:val="333333"/>
                <w:sz w:val="24"/>
                <w:szCs w:val="24"/>
                <w:highlight w:val="white"/>
              </w:rPr>
              <w:t>Disagree</w:t>
            </w:r>
          </w:p>
          <w:p w14:paraId="6F66326E" w14:textId="77777777" w:rsidR="000B0F69" w:rsidRPr="001D2F4A" w:rsidRDefault="00F14859" w:rsidP="000B0F69">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37"/>
                <w:id w:val="-425648758"/>
              </w:sdtPr>
              <w:sdtEndPr/>
              <w:sdtContent>
                <w:r w:rsidR="000B0F69" w:rsidRPr="001D2F4A">
                  <w:rPr>
                    <w:rFonts w:ascii="Cambria Math" w:eastAsia="Arial Unicode MS" w:hAnsi="Cambria Math" w:cs="Cambria Math"/>
                    <w:color w:val="A6A6A6"/>
                    <w:sz w:val="24"/>
                    <w:szCs w:val="24"/>
                    <w:highlight w:val="white"/>
                  </w:rPr>
                  <w:t>◯</w:t>
                </w:r>
              </w:sdtContent>
            </w:sdt>
            <w:r w:rsidR="000B0F69" w:rsidRPr="001D2F4A">
              <w:rPr>
                <w:rFonts w:ascii="Times New Roman" w:eastAsia="Times New Roman" w:hAnsi="Times New Roman" w:cs="Times New Roman"/>
                <w:color w:val="A6A6A6"/>
                <w:sz w:val="24"/>
                <w:szCs w:val="24"/>
                <w:highlight w:val="white"/>
              </w:rPr>
              <w:t xml:space="preserve"> </w:t>
            </w:r>
            <w:r w:rsidR="000B0F69" w:rsidRPr="001D2F4A">
              <w:rPr>
                <w:rFonts w:ascii="Times New Roman" w:eastAsia="Times New Roman" w:hAnsi="Times New Roman" w:cs="Times New Roman"/>
                <w:color w:val="333333"/>
                <w:sz w:val="24"/>
                <w:szCs w:val="24"/>
                <w:highlight w:val="white"/>
              </w:rPr>
              <w:t>Neutral</w:t>
            </w:r>
          </w:p>
          <w:p w14:paraId="3EA98E56" w14:textId="77777777" w:rsidR="000B0F69" w:rsidRPr="001D2F4A" w:rsidRDefault="00F14859" w:rsidP="000B0F69">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8"/>
                <w:id w:val="-1863891948"/>
              </w:sdtPr>
              <w:sdtEndPr/>
              <w:sdtContent>
                <w:r w:rsidR="000B0F69" w:rsidRPr="001D2F4A">
                  <w:rPr>
                    <w:rFonts w:ascii="Cambria Math" w:eastAsia="Arial Unicode MS" w:hAnsi="Cambria Math" w:cs="Cambria Math"/>
                    <w:color w:val="A6A6A6"/>
                    <w:sz w:val="24"/>
                    <w:szCs w:val="24"/>
                    <w:highlight w:val="white"/>
                  </w:rPr>
                  <w:t>◯</w:t>
                </w:r>
              </w:sdtContent>
            </w:sdt>
            <w:r w:rsidR="000B0F69" w:rsidRPr="001D2F4A">
              <w:rPr>
                <w:rFonts w:ascii="Times New Roman" w:eastAsia="Times New Roman" w:hAnsi="Times New Roman" w:cs="Times New Roman"/>
                <w:color w:val="A6A6A6"/>
                <w:sz w:val="24"/>
                <w:szCs w:val="24"/>
                <w:highlight w:val="white"/>
              </w:rPr>
              <w:t xml:space="preserve"> </w:t>
            </w:r>
            <w:r w:rsidR="000B0F69" w:rsidRPr="001D2F4A">
              <w:rPr>
                <w:rFonts w:ascii="Times New Roman" w:hAnsi="Times New Roman" w:cs="Times New Roman"/>
                <w:color w:val="333333"/>
                <w:sz w:val="24"/>
                <w:szCs w:val="24"/>
                <w:highlight w:val="white"/>
              </w:rPr>
              <w:t>Agree</w:t>
            </w:r>
          </w:p>
          <w:p w14:paraId="18F92A9D" w14:textId="09C65422" w:rsidR="000B0F69" w:rsidRDefault="00F14859" w:rsidP="000B0F69">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39"/>
                <w:id w:val="405501889"/>
              </w:sdtPr>
              <w:sdtEndPr/>
              <w:sdtContent>
                <w:r w:rsidR="000B0F69" w:rsidRPr="001D2F4A">
                  <w:rPr>
                    <w:rFonts w:ascii="Cambria Math" w:eastAsia="Arial Unicode MS" w:hAnsi="Cambria Math" w:cs="Cambria Math"/>
                    <w:color w:val="A6A6A6"/>
                    <w:sz w:val="24"/>
                    <w:szCs w:val="24"/>
                    <w:highlight w:val="white"/>
                  </w:rPr>
                  <w:t>◯</w:t>
                </w:r>
              </w:sdtContent>
            </w:sdt>
            <w:r w:rsidR="000B0F69" w:rsidRPr="001D2F4A">
              <w:rPr>
                <w:rFonts w:ascii="Times New Roman" w:eastAsia="Times New Roman" w:hAnsi="Times New Roman" w:cs="Times New Roman"/>
                <w:color w:val="A6A6A6"/>
                <w:sz w:val="24"/>
                <w:szCs w:val="24"/>
                <w:highlight w:val="white"/>
              </w:rPr>
              <w:t xml:space="preserve"> </w:t>
            </w:r>
            <w:r w:rsidR="000B0F69" w:rsidRPr="001D2F4A">
              <w:rPr>
                <w:rFonts w:ascii="Times New Roman" w:hAnsi="Times New Roman" w:cs="Times New Roman"/>
                <w:color w:val="333333"/>
                <w:sz w:val="24"/>
                <w:szCs w:val="24"/>
              </w:rPr>
              <w:t>Strongly Agree</w:t>
            </w:r>
          </w:p>
        </w:tc>
      </w:tr>
      <w:tr w:rsidR="00102353" w14:paraId="775483A1" w14:textId="77777777" w:rsidTr="0D28EAE2">
        <w:trPr>
          <w:trHeight w:val="46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5129C0ED" w14:textId="131DD7BA" w:rsidR="00102353" w:rsidRDefault="00102353" w:rsidP="00102353">
            <w:pPr>
              <w:spacing w:line="240" w:lineRule="auto"/>
              <w:rPr>
                <w:rFonts w:ascii="Times New Roman" w:eastAsia="Times New Roman" w:hAnsi="Times New Roman" w:cs="Times New Roman"/>
              </w:rPr>
            </w:pPr>
            <w:r w:rsidRPr="00032A33">
              <w:rPr>
                <w:rFonts w:ascii="Times New Roman" w:hAnsi="Times New Roman" w:cs="Times New Roman"/>
                <w:b/>
                <w:sz w:val="24"/>
                <w:szCs w:val="24"/>
              </w:rPr>
              <w:lastRenderedPageBreak/>
              <w:t>D</w:t>
            </w:r>
            <w:r w:rsidRPr="00032A33">
              <w:rPr>
                <w:rFonts w:ascii="Times New Roman" w:eastAsia="新細明體" w:hAnsi="Times New Roman" w:cs="Times New Roman"/>
                <w:b/>
                <w:sz w:val="24"/>
                <w:szCs w:val="24"/>
              </w:rPr>
              <w:t>escription</w:t>
            </w: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7AE9B815" w14:textId="43932146" w:rsidR="00102353" w:rsidRDefault="00102353" w:rsidP="00102353">
            <w:pPr>
              <w:spacing w:line="240" w:lineRule="auto"/>
              <w:jc w:val="both"/>
              <w:rPr>
                <w:rFonts w:ascii="Times New Roman" w:hAnsi="Times New Roman" w:cs="Times New Roman"/>
                <w:sz w:val="24"/>
                <w:szCs w:val="24"/>
                <w:lang w:val="en-US"/>
              </w:rPr>
            </w:pPr>
            <w:r w:rsidRPr="008F1711">
              <w:rPr>
                <w:rFonts w:ascii="Times New Roman" w:hAnsi="Times New Roman" w:cs="Times New Roman"/>
                <w:sz w:val="24"/>
                <w:szCs w:val="24"/>
                <w:lang w:val="en-US"/>
              </w:rPr>
              <w:t>This question aims to gauge</w:t>
            </w:r>
            <w:r w:rsidRPr="008F1711">
              <w:rPr>
                <w:rFonts w:ascii="Times New Roman" w:hAnsi="Times New Roman" w:cs="Times New Roman"/>
                <w:b/>
                <w:bCs/>
                <w:sz w:val="24"/>
                <w:szCs w:val="24"/>
                <w:lang w:val="en-US"/>
              </w:rPr>
              <w:t xml:space="preserve"> respondents' willingness to </w:t>
            </w:r>
            <w:r>
              <w:rPr>
                <w:rFonts w:ascii="Times New Roman" w:hAnsi="Times New Roman" w:cs="Times New Roman"/>
                <w:b/>
                <w:bCs/>
                <w:sz w:val="24"/>
                <w:szCs w:val="24"/>
                <w:lang w:val="en-US"/>
              </w:rPr>
              <w:t>apply a buyout program</w:t>
            </w:r>
            <w:r w:rsidRPr="008F1711">
              <w:rPr>
                <w:rFonts w:ascii="Times New Roman" w:hAnsi="Times New Roman" w:cs="Times New Roman"/>
                <w:sz w:val="24"/>
                <w:szCs w:val="24"/>
                <w:lang w:val="en-US"/>
              </w:rPr>
              <w:t xml:space="preserve">. </w:t>
            </w:r>
          </w:p>
          <w:p w14:paraId="734802B3" w14:textId="77777777" w:rsidR="00102353" w:rsidRDefault="00102353" w:rsidP="00102353">
            <w:pPr>
              <w:spacing w:line="240" w:lineRule="auto"/>
              <w:jc w:val="both"/>
              <w:rPr>
                <w:rFonts w:ascii="Times New Roman" w:hAnsi="Times New Roman" w:cs="Times New Roman"/>
                <w:sz w:val="24"/>
                <w:szCs w:val="24"/>
                <w:lang w:val="en-US"/>
              </w:rPr>
            </w:pPr>
          </w:p>
          <w:p w14:paraId="49DB262E" w14:textId="2C9C7DA5" w:rsidR="00102353" w:rsidRDefault="00102353" w:rsidP="00102353">
            <w:pPr>
              <w:spacing w:line="240" w:lineRule="auto"/>
              <w:jc w:val="both"/>
            </w:pPr>
            <w:r w:rsidRPr="008F1711">
              <w:rPr>
                <w:rFonts w:ascii="Times New Roman" w:hAnsi="Times New Roman" w:cs="Times New Roman"/>
                <w:sz w:val="24"/>
                <w:szCs w:val="24"/>
                <w:lang w:val="en-US"/>
              </w:rPr>
              <w:t>The responses will help predict whether households are likely to undertake flood mitigation actions.</w:t>
            </w:r>
          </w:p>
        </w:tc>
      </w:tr>
      <w:tr w:rsidR="001930D1" w14:paraId="18F92AC6" w14:textId="77777777" w:rsidTr="0D28EAE2">
        <w:trPr>
          <w:trHeight w:val="46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5F1D2624" w14:textId="79A7F6AB" w:rsidR="001930D1" w:rsidRPr="001D2F4A" w:rsidRDefault="001930D1" w:rsidP="001930D1">
            <w:pPr>
              <w:spacing w:line="240" w:lineRule="auto"/>
              <w:rPr>
                <w:rFonts w:ascii="Times New Roman" w:hAnsi="Times New Roman" w:cs="Times New Roman"/>
                <w:b/>
                <w:sz w:val="24"/>
                <w:szCs w:val="24"/>
              </w:rPr>
            </w:pPr>
            <w:r w:rsidRPr="001D2F4A">
              <w:rPr>
                <w:rFonts w:ascii="Times New Roman" w:eastAsia="Times New Roman" w:hAnsi="Times New Roman" w:cs="Times New Roman"/>
                <w:b/>
                <w:sz w:val="24"/>
                <w:szCs w:val="24"/>
                <w:highlight w:val="cyan"/>
              </w:rPr>
              <w:t>Question 2</w:t>
            </w:r>
            <w:r w:rsidR="00FC1814">
              <w:rPr>
                <w:rFonts w:ascii="Times New Roman" w:hAnsi="Times New Roman" w:cs="Times New Roman" w:hint="eastAsia"/>
                <w:b/>
                <w:sz w:val="24"/>
                <w:szCs w:val="24"/>
              </w:rPr>
              <w:t>9</w:t>
            </w:r>
            <w:r w:rsidRPr="001D2F4A">
              <w:rPr>
                <w:rFonts w:ascii="Times New Roman" w:hAnsi="Times New Roman" w:cs="Times New Roman"/>
                <w:b/>
                <w:sz w:val="24"/>
                <w:szCs w:val="24"/>
              </w:rPr>
              <w:t>.</w:t>
            </w:r>
          </w:p>
          <w:p w14:paraId="18F92AC2" w14:textId="7C4D21F8" w:rsidR="001930D1" w:rsidRDefault="001930D1" w:rsidP="001930D1">
            <w:pPr>
              <w:spacing w:line="240" w:lineRule="auto"/>
              <w:rPr>
                <w:rFonts w:ascii="Times New Roman" w:eastAsia="Times New Roman" w:hAnsi="Times New Roman" w:cs="Times New Roman"/>
              </w:rPr>
            </w:pPr>
            <w:r w:rsidRPr="001D2F4A">
              <w:rPr>
                <w:rFonts w:ascii="Times New Roman" w:hAnsi="Times New Roman" w:cs="Times New Roman"/>
                <w:b/>
                <w:sz w:val="24"/>
                <w:szCs w:val="24"/>
                <w:highlight w:val="cyan"/>
              </w:rPr>
              <w:t>(For ABM)</w:t>
            </w: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167C6BBD" w14:textId="77777777" w:rsidR="001930D1" w:rsidRPr="001D2F4A" w:rsidRDefault="001930D1" w:rsidP="001930D1">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Imagine that your </w:t>
            </w:r>
            <w:proofErr w:type="gramStart"/>
            <w:r w:rsidRPr="001D2F4A">
              <w:rPr>
                <w:rFonts w:ascii="Times New Roman" w:eastAsia="Times New Roman" w:hAnsi="Times New Roman" w:cs="Times New Roman"/>
                <w:b/>
                <w:sz w:val="24"/>
                <w:szCs w:val="24"/>
              </w:rPr>
              <w:t>properties</w:t>
            </w:r>
            <w:proofErr w:type="gramEnd"/>
            <w:r w:rsidRPr="001D2F4A">
              <w:rPr>
                <w:rFonts w:ascii="Times New Roman" w:eastAsia="Times New Roman" w:hAnsi="Times New Roman" w:cs="Times New Roman"/>
                <w:b/>
                <w:sz w:val="24"/>
                <w:szCs w:val="24"/>
              </w:rPr>
              <w:t xml:space="preserve"> (including houses and lands) sustained great damages but haven’t been repaired. The </w:t>
            </w:r>
            <w:r w:rsidRPr="001D2F4A">
              <w:rPr>
                <w:rFonts w:ascii="Times New Roman" w:hAnsi="Times New Roman" w:cs="Times New Roman"/>
                <w:b/>
                <w:sz w:val="24"/>
                <w:szCs w:val="24"/>
              </w:rPr>
              <w:t xml:space="preserve">state </w:t>
            </w:r>
            <w:r w:rsidRPr="001D2F4A">
              <w:rPr>
                <w:rFonts w:ascii="Times New Roman" w:eastAsia="Times New Roman" w:hAnsi="Times New Roman" w:cs="Times New Roman"/>
                <w:b/>
                <w:sz w:val="24"/>
                <w:szCs w:val="24"/>
              </w:rPr>
              <w:t xml:space="preserve">governments offer a grant </w:t>
            </w:r>
            <w:r w:rsidRPr="001D2F4A">
              <w:rPr>
                <w:rFonts w:ascii="Times New Roman" w:hAnsi="Times New Roman" w:cs="Times New Roman"/>
                <w:b/>
                <w:sz w:val="24"/>
                <w:szCs w:val="24"/>
              </w:rPr>
              <w:t xml:space="preserve">(acquisition plan) </w:t>
            </w:r>
            <w:r w:rsidRPr="001D2F4A">
              <w:rPr>
                <w:rFonts w:ascii="Times New Roman" w:eastAsia="Times New Roman" w:hAnsi="Times New Roman" w:cs="Times New Roman"/>
                <w:b/>
                <w:sz w:val="24"/>
                <w:szCs w:val="24"/>
              </w:rPr>
              <w:t xml:space="preserve">to purchase your damaged properties (including houses and </w:t>
            </w:r>
            <w:proofErr w:type="gramStart"/>
            <w:r w:rsidRPr="001D2F4A">
              <w:rPr>
                <w:rFonts w:ascii="Times New Roman" w:eastAsia="Times New Roman" w:hAnsi="Times New Roman" w:cs="Times New Roman"/>
                <w:b/>
                <w:sz w:val="24"/>
                <w:szCs w:val="24"/>
              </w:rPr>
              <w:t>lands</w:t>
            </w:r>
            <w:proofErr w:type="gramEnd"/>
            <w:r w:rsidRPr="001D2F4A">
              <w:rPr>
                <w:rFonts w:ascii="Times New Roman" w:eastAsia="Times New Roman" w:hAnsi="Times New Roman" w:cs="Times New Roman"/>
                <w:b/>
                <w:sz w:val="24"/>
                <w:szCs w:val="24"/>
              </w:rPr>
              <w:t xml:space="preserve">) </w:t>
            </w:r>
          </w:p>
          <w:p w14:paraId="3E3DFD0A" w14:textId="77777777" w:rsidR="001930D1" w:rsidRPr="001D2F4A" w:rsidRDefault="001930D1" w:rsidP="001930D1">
            <w:pPr>
              <w:spacing w:line="240" w:lineRule="auto"/>
              <w:rPr>
                <w:rFonts w:ascii="Times New Roman" w:eastAsia="Times New Roman" w:hAnsi="Times New Roman" w:cs="Times New Roman"/>
                <w:b/>
                <w:sz w:val="24"/>
                <w:szCs w:val="24"/>
              </w:rPr>
            </w:pPr>
          </w:p>
          <w:p w14:paraId="6B213821" w14:textId="77777777" w:rsidR="001930D1" w:rsidRPr="001D2F4A" w:rsidRDefault="001930D1" w:rsidP="001930D1">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What is the minimum percentage of the post-disaster fair market value for your damaged property that you would be willing to accept </w:t>
            </w:r>
            <w:proofErr w:type="gramStart"/>
            <w:r w:rsidRPr="001D2F4A">
              <w:rPr>
                <w:rFonts w:ascii="Times New Roman" w:eastAsia="Times New Roman" w:hAnsi="Times New Roman" w:cs="Times New Roman"/>
                <w:b/>
                <w:sz w:val="24"/>
                <w:szCs w:val="24"/>
              </w:rPr>
              <w:t>in order to</w:t>
            </w:r>
            <w:proofErr w:type="gramEnd"/>
            <w:r w:rsidRPr="001D2F4A">
              <w:rPr>
                <w:rFonts w:ascii="Times New Roman" w:eastAsia="Times New Roman" w:hAnsi="Times New Roman" w:cs="Times New Roman"/>
                <w:b/>
                <w:sz w:val="24"/>
                <w:szCs w:val="24"/>
              </w:rPr>
              <w:t xml:space="preserve"> sell your house and land to the government?</w:t>
            </w:r>
          </w:p>
          <w:p w14:paraId="74733F79" w14:textId="77777777" w:rsidR="001930D1" w:rsidRPr="001D2F4A" w:rsidRDefault="001930D1" w:rsidP="001930D1">
            <w:pPr>
              <w:spacing w:line="240" w:lineRule="auto"/>
              <w:rPr>
                <w:rFonts w:ascii="Times New Roman" w:eastAsia="Times New Roman" w:hAnsi="Times New Roman" w:cs="Times New Roman"/>
                <w:b/>
                <w:sz w:val="24"/>
                <w:szCs w:val="24"/>
              </w:rPr>
            </w:pPr>
          </w:p>
          <w:p w14:paraId="18F92AC5" w14:textId="0456FDF8" w:rsidR="001930D1" w:rsidRPr="007D7180" w:rsidRDefault="001930D1" w:rsidP="001930D1">
            <w:pPr>
              <w:spacing w:line="240" w:lineRule="auto"/>
              <w:rPr>
                <w:rFonts w:ascii="Times New Roman" w:hAnsi="Times New Roman" w:cs="Times New Roman"/>
                <w:b/>
                <w:sz w:val="20"/>
                <w:szCs w:val="20"/>
              </w:rPr>
            </w:pPr>
            <w:r w:rsidRPr="001D2F4A">
              <w:rPr>
                <w:rFonts w:ascii="Times New Roman" w:hAnsi="Times New Roman" w:cs="Times New Roman"/>
                <w:bCs/>
                <w:i/>
                <w:iCs/>
                <w:sz w:val="24"/>
                <w:szCs w:val="24"/>
              </w:rPr>
              <w:t xml:space="preserve">(Houseowners only) </w:t>
            </w:r>
          </w:p>
        </w:tc>
      </w:tr>
      <w:tr w:rsidR="001930D1" w14:paraId="18F92ACF" w14:textId="77777777" w:rsidTr="0D28EAE2">
        <w:trPr>
          <w:trHeight w:val="46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18F92AC7" w14:textId="77777777" w:rsidR="001930D1" w:rsidRDefault="001930D1" w:rsidP="001930D1">
            <w:pPr>
              <w:spacing w:line="240" w:lineRule="auto"/>
              <w:rPr>
                <w:rFonts w:ascii="Times New Roman" w:eastAsia="Times New Roman" w:hAnsi="Times New Roman" w:cs="Times New Roman"/>
              </w:rPr>
            </w:pP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929096F" w14:textId="77777777" w:rsidR="001930D1" w:rsidRPr="001D2F4A" w:rsidRDefault="00F14859" w:rsidP="001930D1">
            <w:pPr>
              <w:spacing w:line="240" w:lineRule="auto"/>
              <w:rPr>
                <w:rFonts w:ascii="Times New Roman" w:eastAsia="Times New Roman" w:hAnsi="Times New Roman" w:cs="Times New Roman"/>
                <w:sz w:val="24"/>
                <w:szCs w:val="24"/>
                <w:highlight w:val="white"/>
              </w:rPr>
            </w:pPr>
            <w:sdt>
              <w:sdtPr>
                <w:rPr>
                  <w:rFonts w:ascii="Times New Roman" w:hAnsi="Times New Roman" w:cs="Times New Roman"/>
                </w:rPr>
                <w:tag w:val="goog_rdk_235"/>
                <w:id w:val="-1298829328"/>
              </w:sdtPr>
              <w:sdtEndPr/>
              <w:sdtContent>
                <w:r w:rsidR="001930D1" w:rsidRPr="001D2F4A">
                  <w:rPr>
                    <w:rFonts w:ascii="Cambria Math" w:eastAsia="Arial Unicode MS" w:hAnsi="Cambria Math" w:cs="Cambria Math"/>
                    <w:sz w:val="24"/>
                    <w:szCs w:val="24"/>
                    <w:highlight w:val="white"/>
                  </w:rPr>
                  <w:t>◯</w:t>
                </w:r>
              </w:sdtContent>
            </w:sdt>
            <w:r w:rsidR="001930D1" w:rsidRPr="001D2F4A">
              <w:rPr>
                <w:rFonts w:ascii="Times New Roman" w:eastAsia="Times New Roman" w:hAnsi="Times New Roman" w:cs="Times New Roman"/>
                <w:sz w:val="24"/>
                <w:szCs w:val="24"/>
                <w:highlight w:val="white"/>
              </w:rPr>
              <w:t xml:space="preserve"> 61-70%</w:t>
            </w:r>
          </w:p>
          <w:p w14:paraId="465BB3D3" w14:textId="77777777" w:rsidR="001930D1" w:rsidRPr="001D2F4A" w:rsidRDefault="00F14859" w:rsidP="001930D1">
            <w:pPr>
              <w:spacing w:line="240" w:lineRule="auto"/>
              <w:rPr>
                <w:rFonts w:ascii="Times New Roman" w:eastAsia="Times New Roman" w:hAnsi="Times New Roman" w:cs="Times New Roman"/>
                <w:sz w:val="24"/>
                <w:szCs w:val="24"/>
                <w:highlight w:val="white"/>
              </w:rPr>
            </w:pPr>
            <w:sdt>
              <w:sdtPr>
                <w:rPr>
                  <w:rFonts w:ascii="Times New Roman" w:hAnsi="Times New Roman" w:cs="Times New Roman"/>
                </w:rPr>
                <w:tag w:val="goog_rdk_236"/>
                <w:id w:val="-1609348574"/>
              </w:sdtPr>
              <w:sdtEndPr/>
              <w:sdtContent>
                <w:r w:rsidR="001930D1" w:rsidRPr="001D2F4A">
                  <w:rPr>
                    <w:rFonts w:ascii="Cambria Math" w:eastAsia="Arial Unicode MS" w:hAnsi="Cambria Math" w:cs="Cambria Math"/>
                    <w:sz w:val="24"/>
                    <w:szCs w:val="24"/>
                    <w:highlight w:val="white"/>
                  </w:rPr>
                  <w:t>◯</w:t>
                </w:r>
              </w:sdtContent>
            </w:sdt>
            <w:r w:rsidR="001930D1" w:rsidRPr="001D2F4A">
              <w:rPr>
                <w:rFonts w:ascii="Times New Roman" w:eastAsia="Times New Roman" w:hAnsi="Times New Roman" w:cs="Times New Roman"/>
                <w:sz w:val="24"/>
                <w:szCs w:val="24"/>
                <w:highlight w:val="white"/>
              </w:rPr>
              <w:t xml:space="preserve"> 71-80%</w:t>
            </w:r>
          </w:p>
          <w:p w14:paraId="470E90F3" w14:textId="77777777" w:rsidR="001930D1" w:rsidRPr="001D2F4A" w:rsidRDefault="00F14859" w:rsidP="001930D1">
            <w:pPr>
              <w:spacing w:line="240" w:lineRule="auto"/>
              <w:rPr>
                <w:rFonts w:ascii="Times New Roman" w:eastAsia="Times New Roman" w:hAnsi="Times New Roman" w:cs="Times New Roman"/>
                <w:sz w:val="24"/>
                <w:szCs w:val="24"/>
                <w:highlight w:val="white"/>
              </w:rPr>
            </w:pPr>
            <w:sdt>
              <w:sdtPr>
                <w:rPr>
                  <w:rFonts w:ascii="Times New Roman" w:hAnsi="Times New Roman" w:cs="Times New Roman"/>
                </w:rPr>
                <w:tag w:val="goog_rdk_237"/>
                <w:id w:val="1187019402"/>
              </w:sdtPr>
              <w:sdtEndPr/>
              <w:sdtContent>
                <w:r w:rsidR="001930D1" w:rsidRPr="001D2F4A">
                  <w:rPr>
                    <w:rFonts w:ascii="Cambria Math" w:eastAsia="Arial Unicode MS" w:hAnsi="Cambria Math" w:cs="Cambria Math"/>
                    <w:sz w:val="24"/>
                    <w:szCs w:val="24"/>
                    <w:highlight w:val="white"/>
                  </w:rPr>
                  <w:t>◯</w:t>
                </w:r>
              </w:sdtContent>
            </w:sdt>
            <w:r w:rsidR="001930D1" w:rsidRPr="001D2F4A">
              <w:rPr>
                <w:rFonts w:ascii="Times New Roman" w:eastAsia="Times New Roman" w:hAnsi="Times New Roman" w:cs="Times New Roman"/>
                <w:sz w:val="24"/>
                <w:szCs w:val="24"/>
                <w:highlight w:val="white"/>
              </w:rPr>
              <w:t xml:space="preserve"> 81-90%</w:t>
            </w:r>
          </w:p>
          <w:p w14:paraId="14DB9851" w14:textId="77777777" w:rsidR="001930D1" w:rsidRPr="001D2F4A" w:rsidRDefault="00F14859" w:rsidP="001930D1">
            <w:pPr>
              <w:spacing w:line="240" w:lineRule="auto"/>
              <w:rPr>
                <w:rFonts w:ascii="Times New Roman" w:eastAsia="Times New Roman" w:hAnsi="Times New Roman" w:cs="Times New Roman"/>
                <w:sz w:val="24"/>
                <w:szCs w:val="24"/>
                <w:highlight w:val="white"/>
              </w:rPr>
            </w:pPr>
            <w:sdt>
              <w:sdtPr>
                <w:rPr>
                  <w:rFonts w:ascii="Times New Roman" w:hAnsi="Times New Roman" w:cs="Times New Roman"/>
                </w:rPr>
                <w:tag w:val="goog_rdk_238"/>
                <w:id w:val="1549342583"/>
              </w:sdtPr>
              <w:sdtEndPr/>
              <w:sdtContent>
                <w:r w:rsidR="001930D1" w:rsidRPr="001D2F4A">
                  <w:rPr>
                    <w:rFonts w:ascii="Cambria Math" w:eastAsia="Arial Unicode MS" w:hAnsi="Cambria Math" w:cs="Cambria Math"/>
                    <w:sz w:val="24"/>
                    <w:szCs w:val="24"/>
                    <w:highlight w:val="white"/>
                  </w:rPr>
                  <w:t>◯</w:t>
                </w:r>
              </w:sdtContent>
            </w:sdt>
            <w:r w:rsidR="001930D1" w:rsidRPr="001D2F4A">
              <w:rPr>
                <w:rFonts w:ascii="Times New Roman" w:eastAsia="Times New Roman" w:hAnsi="Times New Roman" w:cs="Times New Roman"/>
                <w:sz w:val="24"/>
                <w:szCs w:val="24"/>
                <w:highlight w:val="white"/>
              </w:rPr>
              <w:t xml:space="preserve"> 91-100%</w:t>
            </w:r>
          </w:p>
          <w:p w14:paraId="18F92ACE" w14:textId="476F0D54" w:rsidR="001930D1" w:rsidRPr="00EB763B" w:rsidRDefault="00F14859" w:rsidP="001930D1">
            <w:pPr>
              <w:spacing w:line="240" w:lineRule="auto"/>
              <w:rPr>
                <w:rFonts w:ascii="Times New Roman" w:hAnsi="Times New Roman" w:cs="Times New Roman"/>
                <w:color w:val="333333"/>
                <w:sz w:val="24"/>
                <w:szCs w:val="24"/>
              </w:rPr>
            </w:pPr>
            <w:sdt>
              <w:sdtPr>
                <w:rPr>
                  <w:rFonts w:ascii="Times New Roman" w:hAnsi="Times New Roman" w:cs="Times New Roman"/>
                </w:rPr>
                <w:tag w:val="goog_rdk_239"/>
                <w:id w:val="1905635495"/>
              </w:sdtPr>
              <w:sdtEndPr/>
              <w:sdtContent>
                <w:r w:rsidR="001930D1" w:rsidRPr="001D2F4A">
                  <w:rPr>
                    <w:rFonts w:ascii="Cambria Math" w:eastAsia="Arial Unicode MS" w:hAnsi="Cambria Math" w:cs="Cambria Math"/>
                    <w:sz w:val="24"/>
                    <w:szCs w:val="24"/>
                    <w:highlight w:val="white"/>
                  </w:rPr>
                  <w:t>◯</w:t>
                </w:r>
              </w:sdtContent>
            </w:sdt>
            <w:r w:rsidR="001930D1" w:rsidRPr="001D2F4A">
              <w:rPr>
                <w:rFonts w:ascii="Times New Roman" w:eastAsia="Times New Roman" w:hAnsi="Times New Roman" w:cs="Times New Roman"/>
                <w:sz w:val="24"/>
                <w:szCs w:val="24"/>
                <w:highlight w:val="white"/>
              </w:rPr>
              <w:t xml:space="preserve"> </w:t>
            </w:r>
            <w:r w:rsidR="001930D1" w:rsidRPr="001D2F4A">
              <w:rPr>
                <w:rFonts w:ascii="Times New Roman" w:eastAsia="Times New Roman" w:hAnsi="Times New Roman" w:cs="Times New Roman"/>
                <w:sz w:val="24"/>
                <w:szCs w:val="24"/>
              </w:rPr>
              <w:t xml:space="preserve">Above </w:t>
            </w:r>
            <w:r w:rsidR="001930D1" w:rsidRPr="001D2F4A">
              <w:rPr>
                <w:rFonts w:ascii="Times New Roman" w:hAnsi="Times New Roman" w:cs="Times New Roman"/>
                <w:sz w:val="24"/>
                <w:szCs w:val="24"/>
              </w:rPr>
              <w:t>100%</w:t>
            </w:r>
          </w:p>
        </w:tc>
      </w:tr>
      <w:tr w:rsidR="00102353" w14:paraId="3BB42AC3" w14:textId="77777777" w:rsidTr="000F4E18">
        <w:trPr>
          <w:trHeight w:val="46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62B071C1" w14:textId="222DDBE6" w:rsidR="00102353" w:rsidRDefault="00102353" w:rsidP="00102353">
            <w:pPr>
              <w:spacing w:line="240" w:lineRule="auto"/>
              <w:rPr>
                <w:rFonts w:ascii="Times New Roman" w:eastAsia="Times New Roman" w:hAnsi="Times New Roman" w:cs="Times New Roman"/>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2608D3DA" w14:textId="314AE82A" w:rsidR="00102353" w:rsidRDefault="00102353" w:rsidP="00102353">
            <w:pPr>
              <w:spacing w:line="240" w:lineRule="auto"/>
              <w:jc w:val="both"/>
            </w:pPr>
            <w:r w:rsidRPr="005F6D8E">
              <w:rPr>
                <w:rFonts w:ascii="Times New Roman" w:hAnsi="Times New Roman" w:cs="Times New Roman"/>
                <w:sz w:val="24"/>
                <w:szCs w:val="24"/>
                <w:lang w:val="en-US"/>
              </w:rPr>
              <w:t xml:space="preserve">This question helps us understand </w:t>
            </w:r>
            <w:r w:rsidRPr="005F6D8E">
              <w:rPr>
                <w:rFonts w:ascii="Times New Roman" w:hAnsi="Times New Roman" w:cs="Times New Roman"/>
                <w:b/>
                <w:bCs/>
                <w:sz w:val="24"/>
                <w:szCs w:val="24"/>
                <w:lang w:val="en-US"/>
              </w:rPr>
              <w:t>respondents' acceptable range for selling prices of their houses and properties,</w:t>
            </w:r>
            <w:r w:rsidRPr="005F6D8E">
              <w:rPr>
                <w:rFonts w:ascii="Times New Roman" w:hAnsi="Times New Roman" w:cs="Times New Roman"/>
                <w:sz w:val="24"/>
                <w:szCs w:val="24"/>
                <w:lang w:val="en-US"/>
              </w:rPr>
              <w:t xml:space="preserve"> providing essential input for parameter settings in the decision-making process related to house elevation within the Agent-Based Model (ABM).</w:t>
            </w:r>
          </w:p>
        </w:tc>
      </w:tr>
      <w:tr w:rsidR="00105FC3" w:rsidRPr="007D7180" w14:paraId="2C71601C" w14:textId="77777777" w:rsidTr="0D28EAE2">
        <w:trPr>
          <w:trHeight w:val="316"/>
        </w:trPr>
        <w:tc>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492E5FAC" w14:textId="22FB2092" w:rsidR="00105FC3" w:rsidRPr="001D2F4A" w:rsidRDefault="00105FC3" w:rsidP="00105FC3">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highlight w:val="cyan"/>
              </w:rPr>
              <w:t xml:space="preserve">Question </w:t>
            </w:r>
            <w:r w:rsidR="00FC1814">
              <w:rPr>
                <w:rFonts w:ascii="Times New Roman" w:hAnsi="Times New Roman" w:cs="Times New Roman" w:hint="eastAsia"/>
                <w:b/>
                <w:sz w:val="24"/>
                <w:szCs w:val="24"/>
                <w:highlight w:val="cyan"/>
              </w:rPr>
              <w:t>30</w:t>
            </w:r>
            <w:r w:rsidRPr="001D2F4A">
              <w:rPr>
                <w:rFonts w:ascii="Times New Roman" w:eastAsia="Times New Roman" w:hAnsi="Times New Roman" w:cs="Times New Roman"/>
                <w:b/>
                <w:sz w:val="24"/>
                <w:szCs w:val="24"/>
                <w:highlight w:val="cyan"/>
              </w:rPr>
              <w:t>.</w:t>
            </w:r>
          </w:p>
          <w:p w14:paraId="10823871" w14:textId="13192CC4" w:rsidR="00105FC3" w:rsidRDefault="00105FC3" w:rsidP="00105FC3">
            <w:pPr>
              <w:spacing w:line="240" w:lineRule="auto"/>
              <w:rPr>
                <w:rFonts w:ascii="Times New Roman" w:eastAsia="Times New Roman" w:hAnsi="Times New Roman" w:cs="Times New Roman"/>
              </w:rPr>
            </w:pPr>
            <w:r w:rsidRPr="001D2F4A">
              <w:rPr>
                <w:rFonts w:ascii="Times New Roman" w:hAnsi="Times New Roman" w:cs="Times New Roman"/>
                <w:b/>
                <w:sz w:val="24"/>
                <w:szCs w:val="24"/>
                <w:highlight w:val="cyan"/>
              </w:rPr>
              <w:t>(For ABM)</w:t>
            </w:r>
          </w:p>
        </w:tc>
        <w:tc>
          <w:tcPr>
            <w:tcW w:w="7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243AAE44" w14:textId="77777777" w:rsidR="00105FC3" w:rsidRPr="001D2F4A" w:rsidRDefault="00105FC3" w:rsidP="00105FC3">
            <w:pPr>
              <w:spacing w:line="240" w:lineRule="auto"/>
              <w:jc w:val="both"/>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Imagine that the probability of a flood causing large property loss is 1% next year in your current area. The government is offering a relocation plan for tenants, which includes assistance </w:t>
            </w:r>
            <w:r w:rsidRPr="001D2F4A">
              <w:rPr>
                <w:rFonts w:ascii="Times New Roman" w:eastAsia="新細明體" w:hAnsi="Times New Roman" w:cs="Times New Roman"/>
                <w:b/>
                <w:sz w:val="24"/>
                <w:szCs w:val="24"/>
              </w:rPr>
              <w:t>for relocation</w:t>
            </w:r>
            <w:r w:rsidRPr="001D2F4A">
              <w:rPr>
                <w:rFonts w:ascii="Times New Roman" w:eastAsia="Times New Roman" w:hAnsi="Times New Roman" w:cs="Times New Roman"/>
                <w:b/>
                <w:sz w:val="24"/>
                <w:szCs w:val="24"/>
              </w:rPr>
              <w:t xml:space="preserve"> covering increased rent for up to two years after relocation.</w:t>
            </w:r>
          </w:p>
          <w:p w14:paraId="7A3C3DC4" w14:textId="77777777" w:rsidR="00105FC3" w:rsidRPr="001D2F4A" w:rsidRDefault="00105FC3" w:rsidP="00105FC3">
            <w:pPr>
              <w:spacing w:line="240" w:lineRule="auto"/>
              <w:jc w:val="both"/>
              <w:rPr>
                <w:rFonts w:ascii="Times New Roman" w:eastAsia="Times New Roman" w:hAnsi="Times New Roman" w:cs="Times New Roman"/>
                <w:b/>
                <w:sz w:val="24"/>
                <w:szCs w:val="24"/>
              </w:rPr>
            </w:pPr>
          </w:p>
          <w:p w14:paraId="741A8AF3" w14:textId="77777777" w:rsidR="00105FC3" w:rsidRPr="001D2F4A" w:rsidRDefault="00105FC3" w:rsidP="00105FC3">
            <w:pPr>
              <w:spacing w:line="240" w:lineRule="auto"/>
              <w:rPr>
                <w:rFonts w:ascii="Times New Roman" w:eastAsia="Times New Roman" w:hAnsi="Times New Roman" w:cs="Times New Roman"/>
                <w:i/>
                <w:sz w:val="24"/>
                <w:szCs w:val="24"/>
              </w:rPr>
            </w:pPr>
            <w:r w:rsidRPr="001D2F4A">
              <w:rPr>
                <w:rFonts w:ascii="Times New Roman" w:hAnsi="Times New Roman" w:cs="Times New Roman"/>
                <w:i/>
                <w:sz w:val="24"/>
                <w:szCs w:val="24"/>
              </w:rPr>
              <w:t>Would you agree to accept a relocation plan to avoid potential flood losses</w:t>
            </w:r>
            <w:r w:rsidRPr="001D2F4A">
              <w:rPr>
                <w:rFonts w:ascii="Times New Roman" w:eastAsia="Times New Roman" w:hAnsi="Times New Roman" w:cs="Times New Roman"/>
                <w:i/>
                <w:sz w:val="24"/>
                <w:szCs w:val="24"/>
              </w:rPr>
              <w:t>?</w:t>
            </w:r>
          </w:p>
          <w:p w14:paraId="39518B22" w14:textId="77777777" w:rsidR="00105FC3" w:rsidRPr="001D2F4A" w:rsidRDefault="00105FC3" w:rsidP="00105FC3">
            <w:pPr>
              <w:spacing w:line="240" w:lineRule="auto"/>
              <w:rPr>
                <w:rFonts w:ascii="Times New Roman" w:hAnsi="Times New Roman" w:cs="Times New Roman"/>
                <w:i/>
                <w:sz w:val="24"/>
                <w:szCs w:val="24"/>
              </w:rPr>
            </w:pPr>
          </w:p>
          <w:p w14:paraId="7376B7AD" w14:textId="08535EC3" w:rsidR="00105FC3" w:rsidRPr="007D7180" w:rsidRDefault="00105FC3" w:rsidP="00105FC3">
            <w:pPr>
              <w:spacing w:line="240" w:lineRule="auto"/>
              <w:rPr>
                <w:rFonts w:ascii="Times New Roman" w:hAnsi="Times New Roman" w:cs="Times New Roman"/>
                <w:sz w:val="24"/>
                <w:szCs w:val="24"/>
              </w:rPr>
            </w:pPr>
            <w:r w:rsidRPr="001D2F4A">
              <w:rPr>
                <w:rFonts w:ascii="Times New Roman" w:hAnsi="Times New Roman" w:cs="Times New Roman"/>
                <w:bCs/>
                <w:i/>
                <w:iCs/>
                <w:sz w:val="24"/>
                <w:szCs w:val="24"/>
              </w:rPr>
              <w:t xml:space="preserve">(Tenants only) </w:t>
            </w:r>
          </w:p>
        </w:tc>
      </w:tr>
      <w:tr w:rsidR="00105FC3" w14:paraId="42F18618" w14:textId="77777777" w:rsidTr="0D28EAE2">
        <w:trPr>
          <w:trHeight w:val="814"/>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60712C1E" w14:textId="7D2C5955" w:rsidR="00105FC3" w:rsidRPr="00F10792" w:rsidRDefault="00105FC3" w:rsidP="00105FC3">
            <w:pPr>
              <w:spacing w:line="240" w:lineRule="auto"/>
              <w:rPr>
                <w:rFonts w:ascii="Times New Roman" w:hAnsi="Times New Roman" w:cs="Times New Roman"/>
              </w:rPr>
            </w:pP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6ACED83E" w14:textId="77777777" w:rsidR="00105FC3" w:rsidRPr="001D2F4A" w:rsidRDefault="00F14859" w:rsidP="00105FC3">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5"/>
                <w:id w:val="1803426727"/>
              </w:sdtPr>
              <w:sdtEndPr/>
              <w:sdtContent>
                <w:r w:rsidR="00105FC3" w:rsidRPr="001D2F4A">
                  <w:rPr>
                    <w:rFonts w:ascii="Cambria Math" w:eastAsia="Arial Unicode MS" w:hAnsi="Cambria Math" w:cs="Cambria Math"/>
                    <w:color w:val="A6A6A6"/>
                    <w:sz w:val="24"/>
                    <w:szCs w:val="24"/>
                    <w:highlight w:val="white"/>
                  </w:rPr>
                  <w:t>◯</w:t>
                </w:r>
              </w:sdtContent>
            </w:sdt>
            <w:r w:rsidR="00105FC3" w:rsidRPr="001D2F4A">
              <w:rPr>
                <w:rFonts w:ascii="Times New Roman" w:eastAsia="Times New Roman" w:hAnsi="Times New Roman" w:cs="Times New Roman"/>
                <w:color w:val="A6A6A6"/>
                <w:sz w:val="24"/>
                <w:szCs w:val="24"/>
                <w:highlight w:val="white"/>
              </w:rPr>
              <w:t xml:space="preserve"> </w:t>
            </w:r>
            <w:r w:rsidR="00105FC3" w:rsidRPr="001D2F4A">
              <w:rPr>
                <w:rFonts w:ascii="Times New Roman" w:hAnsi="Times New Roman" w:cs="Times New Roman"/>
                <w:color w:val="333333"/>
                <w:sz w:val="24"/>
                <w:szCs w:val="24"/>
                <w:highlight w:val="white"/>
              </w:rPr>
              <w:t>Strongly Disagree</w:t>
            </w:r>
          </w:p>
          <w:p w14:paraId="1C4AA7AE" w14:textId="77777777" w:rsidR="00105FC3" w:rsidRPr="001D2F4A" w:rsidRDefault="00F14859" w:rsidP="00105FC3">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6"/>
                <w:id w:val="797489339"/>
              </w:sdtPr>
              <w:sdtEndPr/>
              <w:sdtContent>
                <w:r w:rsidR="00105FC3" w:rsidRPr="001D2F4A">
                  <w:rPr>
                    <w:rFonts w:ascii="Cambria Math" w:eastAsia="Arial Unicode MS" w:hAnsi="Cambria Math" w:cs="Cambria Math"/>
                    <w:color w:val="A6A6A6"/>
                    <w:sz w:val="24"/>
                    <w:szCs w:val="24"/>
                    <w:highlight w:val="white"/>
                  </w:rPr>
                  <w:t>◯</w:t>
                </w:r>
              </w:sdtContent>
            </w:sdt>
            <w:r w:rsidR="00105FC3" w:rsidRPr="001D2F4A">
              <w:rPr>
                <w:rFonts w:ascii="Times New Roman" w:eastAsia="Times New Roman" w:hAnsi="Times New Roman" w:cs="Times New Roman"/>
                <w:color w:val="A6A6A6"/>
                <w:sz w:val="24"/>
                <w:szCs w:val="24"/>
                <w:highlight w:val="white"/>
              </w:rPr>
              <w:t xml:space="preserve"> </w:t>
            </w:r>
            <w:r w:rsidR="00105FC3" w:rsidRPr="001D2F4A">
              <w:rPr>
                <w:rFonts w:ascii="Times New Roman" w:hAnsi="Times New Roman" w:cs="Times New Roman"/>
                <w:color w:val="333333"/>
                <w:sz w:val="24"/>
                <w:szCs w:val="24"/>
                <w:highlight w:val="white"/>
              </w:rPr>
              <w:t>Disagree</w:t>
            </w:r>
          </w:p>
          <w:p w14:paraId="770F8577" w14:textId="77777777" w:rsidR="00105FC3" w:rsidRPr="001D2F4A" w:rsidRDefault="00F14859" w:rsidP="00105FC3">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37"/>
                <w:id w:val="1204062350"/>
              </w:sdtPr>
              <w:sdtEndPr/>
              <w:sdtContent>
                <w:r w:rsidR="00105FC3" w:rsidRPr="001D2F4A">
                  <w:rPr>
                    <w:rFonts w:ascii="Cambria Math" w:eastAsia="Arial Unicode MS" w:hAnsi="Cambria Math" w:cs="Cambria Math"/>
                    <w:color w:val="A6A6A6"/>
                    <w:sz w:val="24"/>
                    <w:szCs w:val="24"/>
                    <w:highlight w:val="white"/>
                  </w:rPr>
                  <w:t>◯</w:t>
                </w:r>
              </w:sdtContent>
            </w:sdt>
            <w:r w:rsidR="00105FC3" w:rsidRPr="001D2F4A">
              <w:rPr>
                <w:rFonts w:ascii="Times New Roman" w:eastAsia="Times New Roman" w:hAnsi="Times New Roman" w:cs="Times New Roman"/>
                <w:color w:val="A6A6A6"/>
                <w:sz w:val="24"/>
                <w:szCs w:val="24"/>
                <w:highlight w:val="white"/>
              </w:rPr>
              <w:t xml:space="preserve"> </w:t>
            </w:r>
            <w:r w:rsidR="00105FC3" w:rsidRPr="001D2F4A">
              <w:rPr>
                <w:rFonts w:ascii="Times New Roman" w:eastAsia="Times New Roman" w:hAnsi="Times New Roman" w:cs="Times New Roman"/>
                <w:color w:val="333333"/>
                <w:sz w:val="24"/>
                <w:szCs w:val="24"/>
                <w:highlight w:val="white"/>
              </w:rPr>
              <w:t>Neutral</w:t>
            </w:r>
          </w:p>
          <w:p w14:paraId="29801C78" w14:textId="77777777" w:rsidR="00105FC3" w:rsidRPr="001D2F4A" w:rsidRDefault="00F14859" w:rsidP="00105FC3">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8"/>
                <w:id w:val="79109442"/>
              </w:sdtPr>
              <w:sdtEndPr/>
              <w:sdtContent>
                <w:r w:rsidR="00105FC3" w:rsidRPr="001D2F4A">
                  <w:rPr>
                    <w:rFonts w:ascii="Cambria Math" w:eastAsia="Arial Unicode MS" w:hAnsi="Cambria Math" w:cs="Cambria Math"/>
                    <w:color w:val="A6A6A6"/>
                    <w:sz w:val="24"/>
                    <w:szCs w:val="24"/>
                    <w:highlight w:val="white"/>
                  </w:rPr>
                  <w:t>◯</w:t>
                </w:r>
              </w:sdtContent>
            </w:sdt>
            <w:r w:rsidR="00105FC3" w:rsidRPr="001D2F4A">
              <w:rPr>
                <w:rFonts w:ascii="Times New Roman" w:eastAsia="Times New Roman" w:hAnsi="Times New Roman" w:cs="Times New Roman"/>
                <w:color w:val="A6A6A6"/>
                <w:sz w:val="24"/>
                <w:szCs w:val="24"/>
                <w:highlight w:val="white"/>
              </w:rPr>
              <w:t xml:space="preserve"> </w:t>
            </w:r>
            <w:r w:rsidR="00105FC3" w:rsidRPr="001D2F4A">
              <w:rPr>
                <w:rFonts w:ascii="Times New Roman" w:hAnsi="Times New Roman" w:cs="Times New Roman"/>
                <w:color w:val="333333"/>
                <w:sz w:val="24"/>
                <w:szCs w:val="24"/>
                <w:highlight w:val="white"/>
              </w:rPr>
              <w:t>Agree</w:t>
            </w:r>
          </w:p>
          <w:p w14:paraId="53496D43" w14:textId="32D0F359" w:rsidR="00105FC3" w:rsidRPr="00BC28EA" w:rsidRDefault="00F14859" w:rsidP="00105FC3">
            <w:pPr>
              <w:spacing w:line="240" w:lineRule="auto"/>
              <w:rPr>
                <w:rFonts w:ascii="Times New Roman" w:hAnsi="Times New Roman" w:cs="Times New Roman"/>
                <w:color w:val="333333"/>
                <w:sz w:val="24"/>
                <w:szCs w:val="24"/>
                <w:highlight w:val="white"/>
              </w:rPr>
            </w:pPr>
            <w:sdt>
              <w:sdtPr>
                <w:rPr>
                  <w:rFonts w:ascii="Times New Roman" w:hAnsi="Times New Roman" w:cs="Times New Roman"/>
                </w:rPr>
                <w:tag w:val="goog_rdk_239"/>
                <w:id w:val="-1176342899"/>
              </w:sdtPr>
              <w:sdtEndPr/>
              <w:sdtContent>
                <w:r w:rsidR="00105FC3" w:rsidRPr="001D2F4A">
                  <w:rPr>
                    <w:rFonts w:ascii="Cambria Math" w:eastAsia="Arial Unicode MS" w:hAnsi="Cambria Math" w:cs="Cambria Math"/>
                    <w:color w:val="A6A6A6"/>
                    <w:sz w:val="24"/>
                    <w:szCs w:val="24"/>
                    <w:highlight w:val="white"/>
                  </w:rPr>
                  <w:t>◯</w:t>
                </w:r>
              </w:sdtContent>
            </w:sdt>
            <w:r w:rsidR="00105FC3" w:rsidRPr="001D2F4A">
              <w:rPr>
                <w:rFonts w:ascii="Times New Roman" w:eastAsia="Times New Roman" w:hAnsi="Times New Roman" w:cs="Times New Roman"/>
                <w:color w:val="A6A6A6"/>
                <w:sz w:val="24"/>
                <w:szCs w:val="24"/>
                <w:highlight w:val="white"/>
              </w:rPr>
              <w:t xml:space="preserve"> </w:t>
            </w:r>
            <w:r w:rsidR="00105FC3" w:rsidRPr="001D2F4A">
              <w:rPr>
                <w:rFonts w:ascii="Times New Roman" w:hAnsi="Times New Roman" w:cs="Times New Roman"/>
                <w:color w:val="333333"/>
                <w:sz w:val="24"/>
                <w:szCs w:val="24"/>
              </w:rPr>
              <w:t>Strongly Agree</w:t>
            </w:r>
          </w:p>
        </w:tc>
      </w:tr>
      <w:tr w:rsidR="00102353" w14:paraId="69D7DFF5" w14:textId="77777777" w:rsidTr="0D28EAE2">
        <w:trPr>
          <w:trHeight w:val="814"/>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5CB7EC55" w14:textId="59109426" w:rsidR="00102353" w:rsidRPr="00F10792" w:rsidRDefault="00102353" w:rsidP="00102353">
            <w:pPr>
              <w:spacing w:line="240" w:lineRule="auto"/>
              <w:rPr>
                <w:rFonts w:ascii="Times New Roman" w:hAnsi="Times New Roman" w:cs="Times New Roman"/>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5EC47727" w14:textId="4C5AF1CC" w:rsidR="00102353" w:rsidRDefault="00102353" w:rsidP="00102353">
            <w:pPr>
              <w:spacing w:line="240" w:lineRule="auto"/>
              <w:jc w:val="both"/>
              <w:rPr>
                <w:rFonts w:ascii="Times New Roman" w:hAnsi="Times New Roman" w:cs="Times New Roman"/>
                <w:sz w:val="24"/>
                <w:szCs w:val="24"/>
                <w:lang w:val="en-US"/>
              </w:rPr>
            </w:pPr>
            <w:r w:rsidRPr="008F1711">
              <w:rPr>
                <w:rFonts w:ascii="Times New Roman" w:hAnsi="Times New Roman" w:cs="Times New Roman"/>
                <w:sz w:val="24"/>
                <w:szCs w:val="24"/>
                <w:lang w:val="en-US"/>
              </w:rPr>
              <w:t>This question aims to gauge</w:t>
            </w:r>
            <w:r w:rsidRPr="008F1711">
              <w:rPr>
                <w:rFonts w:ascii="Times New Roman" w:hAnsi="Times New Roman" w:cs="Times New Roman"/>
                <w:b/>
                <w:bCs/>
                <w:sz w:val="24"/>
                <w:szCs w:val="24"/>
                <w:lang w:val="en-US"/>
              </w:rPr>
              <w:t xml:space="preserve"> respondents' willingness to </w:t>
            </w:r>
            <w:r>
              <w:rPr>
                <w:rFonts w:ascii="Times New Roman" w:hAnsi="Times New Roman" w:cs="Times New Roman"/>
                <w:b/>
                <w:bCs/>
                <w:sz w:val="24"/>
                <w:szCs w:val="24"/>
                <w:lang w:val="en-US"/>
              </w:rPr>
              <w:t>relocate to other places.</w:t>
            </w:r>
          </w:p>
          <w:p w14:paraId="16F255F2" w14:textId="6C401425" w:rsidR="00102353" w:rsidRDefault="00102353" w:rsidP="00102353">
            <w:pPr>
              <w:spacing w:line="240" w:lineRule="auto"/>
            </w:pPr>
            <w:r w:rsidRPr="008F1711">
              <w:rPr>
                <w:rFonts w:ascii="Times New Roman" w:hAnsi="Times New Roman" w:cs="Times New Roman"/>
                <w:sz w:val="24"/>
                <w:szCs w:val="24"/>
                <w:lang w:val="en-US"/>
              </w:rPr>
              <w:t xml:space="preserve">The responses will help predict whether households are likely to </w:t>
            </w:r>
            <w:r>
              <w:rPr>
                <w:rFonts w:ascii="Times New Roman" w:hAnsi="Times New Roman" w:cs="Times New Roman"/>
                <w:sz w:val="24"/>
                <w:szCs w:val="24"/>
                <w:lang w:val="en-US"/>
              </w:rPr>
              <w:t>move out.</w:t>
            </w:r>
          </w:p>
        </w:tc>
      </w:tr>
      <w:tr w:rsidR="00A242C8" w14:paraId="4BDA1096" w14:textId="77777777" w:rsidTr="0D28EAE2">
        <w:trPr>
          <w:trHeight w:val="814"/>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4D83916F" w14:textId="056A7823" w:rsidR="00A242C8" w:rsidRPr="001D2F4A" w:rsidRDefault="00A242C8" w:rsidP="00A242C8">
            <w:pPr>
              <w:spacing w:line="240" w:lineRule="auto"/>
              <w:jc w:val="center"/>
              <w:rPr>
                <w:rFonts w:ascii="Times New Roman" w:eastAsia="Times New Roman" w:hAnsi="Times New Roman" w:cs="Times New Roman"/>
                <w:b/>
                <w:sz w:val="24"/>
                <w:szCs w:val="24"/>
                <w:highlight w:val="cyan"/>
              </w:rPr>
            </w:pPr>
            <w:r w:rsidRPr="001D2F4A">
              <w:rPr>
                <w:rFonts w:ascii="Times New Roman" w:eastAsia="Times New Roman" w:hAnsi="Times New Roman" w:cs="Times New Roman"/>
                <w:b/>
                <w:sz w:val="24"/>
                <w:szCs w:val="24"/>
                <w:highlight w:val="cyan"/>
              </w:rPr>
              <w:lastRenderedPageBreak/>
              <w:t xml:space="preserve">Question </w:t>
            </w:r>
            <w:r w:rsidR="00FC1814">
              <w:rPr>
                <w:rFonts w:ascii="Times New Roman" w:hAnsi="Times New Roman" w:cs="Times New Roman" w:hint="eastAsia"/>
                <w:b/>
                <w:sz w:val="24"/>
                <w:szCs w:val="24"/>
                <w:highlight w:val="cyan"/>
              </w:rPr>
              <w:t>31</w:t>
            </w:r>
            <w:r w:rsidRPr="001D2F4A">
              <w:rPr>
                <w:rFonts w:ascii="Times New Roman" w:eastAsia="Times New Roman" w:hAnsi="Times New Roman" w:cs="Times New Roman"/>
                <w:b/>
                <w:sz w:val="24"/>
                <w:szCs w:val="24"/>
                <w:highlight w:val="cyan"/>
              </w:rPr>
              <w:t>.</w:t>
            </w:r>
          </w:p>
          <w:p w14:paraId="6DA05AC1" w14:textId="4B6F1D53" w:rsidR="00A242C8" w:rsidRPr="00032A33" w:rsidRDefault="00A242C8" w:rsidP="00A242C8">
            <w:pPr>
              <w:spacing w:line="240" w:lineRule="auto"/>
              <w:jc w:val="center"/>
              <w:rPr>
                <w:rFonts w:ascii="Times New Roman" w:hAnsi="Times New Roman" w:cs="Times New Roman"/>
                <w:b/>
                <w:sz w:val="24"/>
                <w:szCs w:val="24"/>
              </w:rPr>
            </w:pPr>
            <w:r w:rsidRPr="001D2F4A">
              <w:rPr>
                <w:rFonts w:ascii="Times New Roman" w:hAnsi="Times New Roman" w:cs="Times New Roman"/>
                <w:b/>
                <w:sz w:val="24"/>
                <w:szCs w:val="24"/>
                <w:highlight w:val="cyan"/>
              </w:rPr>
              <w:t>(For ABM</w:t>
            </w:r>
            <w:r w:rsidRPr="001D2F4A">
              <w:rPr>
                <w:rFonts w:ascii="Times New Roman" w:hAnsi="Times New Roman" w:cs="Times New Roman"/>
                <w:b/>
                <w:sz w:val="24"/>
                <w:szCs w:val="24"/>
              </w:rPr>
              <w:t>)</w:t>
            </w: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1A608621" w14:textId="77777777" w:rsidR="00A242C8" w:rsidRPr="001D2F4A" w:rsidRDefault="00A242C8" w:rsidP="00A242C8">
            <w:pPr>
              <w:spacing w:line="240" w:lineRule="auto"/>
              <w:jc w:val="both"/>
              <w:rPr>
                <w:rFonts w:ascii="Times New Roman" w:hAnsi="Times New Roman" w:cs="Times New Roman"/>
                <w:b/>
                <w:bCs/>
                <w:sz w:val="24"/>
                <w:szCs w:val="24"/>
                <w:lang w:val="en-US"/>
              </w:rPr>
            </w:pPr>
            <w:r w:rsidRPr="001D2F4A">
              <w:rPr>
                <w:rFonts w:ascii="Times New Roman" w:hAnsi="Times New Roman" w:cs="Times New Roman"/>
                <w:b/>
                <w:bCs/>
                <w:sz w:val="24"/>
                <w:szCs w:val="24"/>
                <w:lang w:val="en-US"/>
              </w:rPr>
              <w:t>Imagine that the probability of a flood causing large property loss is 1% next year.</w:t>
            </w:r>
          </w:p>
          <w:p w14:paraId="04065963" w14:textId="77777777" w:rsidR="00A242C8" w:rsidRPr="001D2F4A" w:rsidRDefault="00A242C8" w:rsidP="00A242C8">
            <w:pPr>
              <w:spacing w:line="240" w:lineRule="auto"/>
              <w:jc w:val="both"/>
              <w:rPr>
                <w:rFonts w:ascii="Times New Roman" w:hAnsi="Times New Roman" w:cs="Times New Roman"/>
                <w:b/>
                <w:bCs/>
                <w:sz w:val="24"/>
                <w:szCs w:val="24"/>
                <w:lang w:val="en-US"/>
              </w:rPr>
            </w:pPr>
          </w:p>
          <w:p w14:paraId="029FEF31" w14:textId="77777777" w:rsidR="00A242C8" w:rsidRPr="001D2F4A" w:rsidRDefault="00A242C8" w:rsidP="00A242C8">
            <w:pPr>
              <w:spacing w:line="240" w:lineRule="auto"/>
              <w:jc w:val="both"/>
              <w:rPr>
                <w:rFonts w:ascii="Times New Roman" w:hAnsi="Times New Roman" w:cs="Times New Roman"/>
                <w:b/>
                <w:bCs/>
                <w:sz w:val="24"/>
                <w:szCs w:val="24"/>
                <w:lang w:val="en-US"/>
              </w:rPr>
            </w:pPr>
            <w:r w:rsidRPr="001D2F4A">
              <w:rPr>
                <w:rFonts w:ascii="Times New Roman" w:hAnsi="Times New Roman" w:cs="Times New Roman"/>
                <w:b/>
                <w:bCs/>
                <w:sz w:val="24"/>
                <w:szCs w:val="24"/>
                <w:lang w:val="en-US"/>
              </w:rPr>
              <w:t>Please rank the following three flood mitigation options based on your preference</w:t>
            </w:r>
          </w:p>
          <w:p w14:paraId="4CA7D9D1" w14:textId="77777777" w:rsidR="00A242C8" w:rsidRPr="001D2F4A" w:rsidRDefault="00A242C8" w:rsidP="00A242C8">
            <w:pPr>
              <w:spacing w:line="240" w:lineRule="auto"/>
              <w:jc w:val="both"/>
              <w:rPr>
                <w:rFonts w:ascii="Times New Roman" w:hAnsi="Times New Roman" w:cs="Times New Roman"/>
                <w:b/>
                <w:bCs/>
                <w:sz w:val="24"/>
                <w:szCs w:val="24"/>
                <w:lang w:val="en-US"/>
              </w:rPr>
            </w:pPr>
          </w:p>
          <w:p w14:paraId="3BC691F4" w14:textId="5E5C1329" w:rsidR="00A242C8" w:rsidRPr="004000D0" w:rsidRDefault="00A242C8" w:rsidP="00A242C8">
            <w:pPr>
              <w:spacing w:line="240" w:lineRule="auto"/>
              <w:jc w:val="both"/>
              <w:rPr>
                <w:rFonts w:ascii="Times New Roman" w:hAnsi="Times New Roman" w:cs="Times New Roman"/>
                <w:i/>
                <w:iCs/>
                <w:sz w:val="24"/>
                <w:szCs w:val="24"/>
                <w:lang w:val="en-US"/>
              </w:rPr>
            </w:pPr>
            <w:r w:rsidRPr="001D2F4A">
              <w:rPr>
                <w:rFonts w:ascii="Times New Roman" w:hAnsi="Times New Roman" w:cs="Times New Roman"/>
                <w:i/>
                <w:iCs/>
                <w:sz w:val="24"/>
                <w:szCs w:val="24"/>
                <w:lang w:val="en-US"/>
              </w:rPr>
              <w:t>(Homeowner only)</w:t>
            </w:r>
          </w:p>
        </w:tc>
      </w:tr>
      <w:tr w:rsidR="00A242C8" w14:paraId="6B5BFA7B" w14:textId="77777777" w:rsidTr="0D28EAE2">
        <w:trPr>
          <w:trHeight w:val="814"/>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22BBF65A" w14:textId="77777777" w:rsidR="00A242C8" w:rsidRPr="00032A33" w:rsidRDefault="00A242C8" w:rsidP="00A242C8">
            <w:pPr>
              <w:spacing w:line="240" w:lineRule="auto"/>
              <w:rPr>
                <w:rFonts w:ascii="Times New Roman" w:hAnsi="Times New Roman" w:cs="Times New Roman"/>
                <w:b/>
                <w:sz w:val="24"/>
                <w:szCs w:val="24"/>
              </w:rPr>
            </w:pP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02D56F4A" w14:textId="77777777" w:rsidR="00A242C8" w:rsidRPr="001D2F4A" w:rsidRDefault="00A242C8" w:rsidP="00A242C8">
            <w:pPr>
              <w:spacing w:line="240" w:lineRule="auto"/>
              <w:rPr>
                <w:rFonts w:ascii="Times New Roman" w:hAnsi="Times New Roman" w:cs="Times New Roman"/>
                <w:sz w:val="24"/>
                <w:szCs w:val="24"/>
                <w:lang w:val="en-US"/>
              </w:rPr>
            </w:pPr>
            <w:r w:rsidRPr="001D2F4A">
              <w:rPr>
                <w:rFonts w:ascii="Times New Roman" w:hAnsi="Times New Roman" w:cs="Times New Roman"/>
                <w:sz w:val="24"/>
                <w:szCs w:val="24"/>
                <w:lang w:val="en-US"/>
              </w:rPr>
              <w:t>1. Flood insurance</w:t>
            </w:r>
          </w:p>
          <w:p w14:paraId="511B10B2" w14:textId="77777777" w:rsidR="00A242C8" w:rsidRPr="001D2F4A" w:rsidRDefault="00A242C8" w:rsidP="00A242C8">
            <w:pPr>
              <w:spacing w:line="240" w:lineRule="auto"/>
              <w:rPr>
                <w:rFonts w:ascii="Times New Roman" w:hAnsi="Times New Roman" w:cs="Times New Roman"/>
                <w:sz w:val="24"/>
                <w:szCs w:val="24"/>
                <w:lang w:val="en-US"/>
              </w:rPr>
            </w:pPr>
            <w:r w:rsidRPr="001D2F4A">
              <w:rPr>
                <w:rFonts w:ascii="Times New Roman" w:hAnsi="Times New Roman" w:cs="Times New Roman"/>
                <w:sz w:val="24"/>
                <w:szCs w:val="24"/>
                <w:lang w:val="en-US"/>
              </w:rPr>
              <w:t>2. House elevation</w:t>
            </w:r>
          </w:p>
          <w:p w14:paraId="7A7178E8" w14:textId="77777777" w:rsidR="00A242C8" w:rsidRDefault="00A242C8" w:rsidP="00A242C8">
            <w:pPr>
              <w:spacing w:line="240" w:lineRule="auto"/>
              <w:rPr>
                <w:rFonts w:ascii="Times New Roman" w:hAnsi="Times New Roman" w:cs="Times New Roman"/>
                <w:sz w:val="24"/>
                <w:szCs w:val="24"/>
                <w:lang w:val="en-US"/>
              </w:rPr>
            </w:pPr>
            <w:r w:rsidRPr="001D2F4A">
              <w:rPr>
                <w:rFonts w:ascii="Times New Roman" w:hAnsi="Times New Roman" w:cs="Times New Roman"/>
                <w:sz w:val="24"/>
                <w:szCs w:val="24"/>
                <w:lang w:val="en-US"/>
              </w:rPr>
              <w:t>3. Buyout program</w:t>
            </w:r>
          </w:p>
          <w:p w14:paraId="1FE6912C" w14:textId="60C3B353" w:rsidR="00A242C8" w:rsidRPr="004000D0" w:rsidRDefault="00A242C8" w:rsidP="00A242C8">
            <w:pPr>
              <w:spacing w:line="240" w:lineRule="auto"/>
              <w:rPr>
                <w:rFonts w:ascii="Times New Roman" w:hAnsi="Times New Roman" w:cs="Times New Roman"/>
                <w:sz w:val="24"/>
                <w:szCs w:val="24"/>
                <w:lang w:val="en-US"/>
              </w:rPr>
            </w:pPr>
            <w:r>
              <w:rPr>
                <w:rFonts w:ascii="Times New Roman" w:hAnsi="Times New Roman" w:cs="Times New Roman" w:hint="eastAsia"/>
                <w:sz w:val="24"/>
                <w:szCs w:val="24"/>
                <w:lang w:val="en-US"/>
              </w:rPr>
              <w:t>4. Do nothing</w:t>
            </w:r>
          </w:p>
        </w:tc>
      </w:tr>
      <w:tr w:rsidR="00102353" w14:paraId="62037487" w14:textId="77777777" w:rsidTr="0D28EAE2">
        <w:trPr>
          <w:trHeight w:val="814"/>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0A75CD40" w14:textId="63CED9E0" w:rsidR="00102353" w:rsidRPr="00032A33" w:rsidRDefault="00102353" w:rsidP="00102353">
            <w:pPr>
              <w:spacing w:line="240" w:lineRule="auto"/>
              <w:rPr>
                <w:rFonts w:ascii="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9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tcPr>
          <w:p w14:paraId="644FBC9B" w14:textId="7A8E8BAE" w:rsidR="00102353" w:rsidRPr="008F1711" w:rsidRDefault="00102353" w:rsidP="00102353">
            <w:pPr>
              <w:spacing w:line="240" w:lineRule="auto"/>
              <w:jc w:val="both"/>
              <w:rPr>
                <w:rFonts w:ascii="Times New Roman" w:hAnsi="Times New Roman" w:cs="Times New Roman"/>
                <w:sz w:val="24"/>
                <w:szCs w:val="24"/>
                <w:lang w:val="en-US"/>
              </w:rPr>
            </w:pPr>
            <w:r w:rsidRPr="00A6322E">
              <w:rPr>
                <w:rFonts w:ascii="Times New Roman" w:hAnsi="Times New Roman" w:cs="Times New Roman"/>
                <w:sz w:val="24"/>
                <w:szCs w:val="24"/>
                <w:lang w:val="en-US"/>
              </w:rPr>
              <w:t xml:space="preserve">This question helps us understand </w:t>
            </w:r>
            <w:r w:rsidRPr="00A6322E">
              <w:rPr>
                <w:rFonts w:ascii="Times New Roman" w:hAnsi="Times New Roman" w:cs="Times New Roman"/>
                <w:b/>
                <w:bCs/>
                <w:sz w:val="24"/>
                <w:szCs w:val="24"/>
                <w:lang w:val="en-US"/>
              </w:rPr>
              <w:t>homeowners' ranking of flood mitigation actions</w:t>
            </w:r>
            <w:r w:rsidRPr="00A6322E">
              <w:rPr>
                <w:rFonts w:ascii="Times New Roman" w:hAnsi="Times New Roman" w:cs="Times New Roman"/>
                <w:sz w:val="24"/>
                <w:szCs w:val="24"/>
                <w:lang w:val="en-US"/>
              </w:rPr>
              <w:t>, offering valuable insight into the decision-making logic used by homeowners when considering these options.</w:t>
            </w:r>
          </w:p>
        </w:tc>
      </w:tr>
    </w:tbl>
    <w:p w14:paraId="18F92AF3" w14:textId="78436E93" w:rsidR="001F1AE2" w:rsidRDefault="001F1AE2">
      <w:pPr>
        <w:spacing w:line="240" w:lineRule="auto"/>
        <w:rPr>
          <w:rFonts w:ascii="Times New Roman" w:eastAsia="Times New Roman" w:hAnsi="Times New Roman" w:cs="Times New Roman"/>
        </w:rPr>
      </w:pPr>
    </w:p>
    <w:p w14:paraId="18F92AF4" w14:textId="77777777" w:rsidR="001F1AE2" w:rsidRDefault="003E2E81">
      <w:pPr>
        <w:numPr>
          <w:ilvl w:val="0"/>
          <w:numId w:val="1"/>
        </w:numPr>
        <w:pBdr>
          <w:top w:val="nil"/>
          <w:left w:val="nil"/>
          <w:bottom w:val="nil"/>
          <w:right w:val="nil"/>
          <w:between w:val="nil"/>
        </w:pBdr>
        <w:spacing w:line="240" w:lineRule="auto"/>
        <w:rPr>
          <w:rFonts w:ascii="Times New Roman" w:eastAsia="Times New Roman" w:hAnsi="Times New Roman" w:cs="Times New Roman"/>
          <w:b/>
          <w:color w:val="C0504D"/>
          <w:sz w:val="28"/>
          <w:szCs w:val="28"/>
        </w:rPr>
      </w:pPr>
      <w:r>
        <w:rPr>
          <w:rFonts w:ascii="Times New Roman" w:eastAsia="Times New Roman" w:hAnsi="Times New Roman" w:cs="Times New Roman"/>
          <w:b/>
          <w:color w:val="C0504D"/>
          <w:sz w:val="28"/>
          <w:szCs w:val="28"/>
        </w:rPr>
        <w:t>Demographic Information</w:t>
      </w:r>
    </w:p>
    <w:p w14:paraId="18F92AF5" w14:textId="77777777" w:rsidR="001F1AE2" w:rsidRDefault="003E2E81">
      <w:pPr>
        <w:spacing w:line="240" w:lineRule="auto"/>
        <w:rPr>
          <w:rFonts w:ascii="Times New Roman" w:eastAsia="Times New Roman" w:hAnsi="Times New Roman" w:cs="Times New Roman"/>
          <w:b/>
          <w:color w:val="00B0F0"/>
          <w:sz w:val="24"/>
          <w:szCs w:val="24"/>
        </w:rPr>
      </w:pPr>
      <w:r>
        <w:rPr>
          <w:rFonts w:ascii="Times New Roman" w:eastAsia="Times New Roman" w:hAnsi="Times New Roman" w:cs="Times New Roman"/>
          <w:b/>
          <w:color w:val="00B0F0"/>
          <w:sz w:val="24"/>
          <w:szCs w:val="24"/>
        </w:rPr>
        <w:t>Part VIII.  Socioeconomic Status</w:t>
      </w:r>
    </w:p>
    <w:tbl>
      <w:tblPr>
        <w:tblW w:w="9356"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620"/>
        <w:gridCol w:w="7736"/>
      </w:tblGrid>
      <w:tr w:rsidR="00F7256A" w14:paraId="18F92AF8" w14:textId="77777777" w:rsidTr="0D28EAE2">
        <w:trPr>
          <w:trHeight w:val="146"/>
        </w:trPr>
        <w:tc>
          <w:tcPr>
            <w:tcW w:w="1620" w:type="dxa"/>
            <w:tcBorders>
              <w:top w:val="nil"/>
              <w:left w:val="nil"/>
              <w:bottom w:val="nil"/>
              <w:right w:val="nil"/>
            </w:tcBorders>
            <w:tcMar>
              <w:top w:w="0" w:type="dxa"/>
              <w:left w:w="100" w:type="dxa"/>
              <w:bottom w:w="0" w:type="dxa"/>
              <w:right w:w="100" w:type="dxa"/>
            </w:tcMar>
          </w:tcPr>
          <w:p w14:paraId="18F92AF6" w14:textId="7D818DCC" w:rsidR="00F7256A" w:rsidRDefault="00F7256A" w:rsidP="00F7256A">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Question 3</w:t>
            </w:r>
            <w:r w:rsidR="00FC1814">
              <w:rPr>
                <w:rFonts w:ascii="Times New Roman" w:hAnsi="Times New Roman" w:cs="Times New Roman" w:hint="eastAsia"/>
                <w:b/>
                <w:sz w:val="24"/>
                <w:szCs w:val="24"/>
              </w:rPr>
              <w:t>2</w:t>
            </w:r>
            <w:r w:rsidRPr="001D2F4A">
              <w:rPr>
                <w:rFonts w:ascii="Times New Roman" w:eastAsia="Times New Roman" w:hAnsi="Times New Roman" w:cs="Times New Roman"/>
                <w:b/>
                <w:sz w:val="24"/>
                <w:szCs w:val="24"/>
              </w:rPr>
              <w:t>.</w:t>
            </w:r>
          </w:p>
        </w:tc>
        <w:tc>
          <w:tcPr>
            <w:tcW w:w="7736" w:type="dxa"/>
            <w:tcBorders>
              <w:top w:val="nil"/>
              <w:left w:val="nil"/>
              <w:bottom w:val="nil"/>
              <w:right w:val="nil"/>
            </w:tcBorders>
            <w:tcMar>
              <w:top w:w="0" w:type="dxa"/>
              <w:left w:w="100" w:type="dxa"/>
              <w:bottom w:w="0" w:type="dxa"/>
              <w:right w:w="100" w:type="dxa"/>
            </w:tcMar>
          </w:tcPr>
          <w:p w14:paraId="18F92AF7" w14:textId="7C9FCDA7" w:rsidR="00F7256A" w:rsidRDefault="00F7256A" w:rsidP="00F7256A">
            <w:pPr>
              <w:spacing w:line="240" w:lineRule="auto"/>
              <w:rPr>
                <w:rFonts w:ascii="Times New Roman" w:eastAsia="Times New Roman" w:hAnsi="Times New Roman" w:cs="Times New Roman"/>
                <w:b/>
                <w:color w:val="333333"/>
                <w:sz w:val="24"/>
                <w:szCs w:val="24"/>
                <w:highlight w:val="white"/>
              </w:rPr>
            </w:pPr>
            <w:r w:rsidRPr="001D2F4A">
              <w:rPr>
                <w:rFonts w:ascii="Times New Roman" w:eastAsia="Times New Roman" w:hAnsi="Times New Roman" w:cs="Times New Roman"/>
                <w:b/>
                <w:color w:val="333333"/>
                <w:sz w:val="24"/>
                <w:szCs w:val="24"/>
                <w:highlight w:val="white"/>
              </w:rPr>
              <w:t>Wh</w:t>
            </w:r>
            <w:r w:rsidRPr="001D2F4A">
              <w:rPr>
                <w:rFonts w:ascii="Times New Roman" w:hAnsi="Times New Roman" w:cs="Times New Roman"/>
                <w:b/>
                <w:color w:val="333333"/>
                <w:sz w:val="24"/>
                <w:szCs w:val="24"/>
                <w:highlight w:val="white"/>
              </w:rPr>
              <w:t>ich</w:t>
            </w:r>
            <w:r w:rsidRPr="001D2F4A">
              <w:rPr>
                <w:rFonts w:ascii="Times New Roman" w:eastAsia="Times New Roman" w:hAnsi="Times New Roman" w:cs="Times New Roman"/>
                <w:b/>
                <w:color w:val="333333"/>
                <w:sz w:val="24"/>
                <w:szCs w:val="24"/>
                <w:highlight w:val="white"/>
              </w:rPr>
              <w:t xml:space="preserve"> gender</w:t>
            </w:r>
            <w:r w:rsidRPr="001D2F4A">
              <w:rPr>
                <w:rFonts w:ascii="Times New Roman" w:hAnsi="Times New Roman" w:cs="Times New Roman"/>
                <w:b/>
                <w:color w:val="333333"/>
                <w:sz w:val="24"/>
                <w:szCs w:val="24"/>
                <w:highlight w:val="white"/>
              </w:rPr>
              <w:t xml:space="preserve"> do you identify with</w:t>
            </w:r>
            <w:r w:rsidRPr="001D2F4A">
              <w:rPr>
                <w:rFonts w:ascii="Times New Roman" w:eastAsia="Times New Roman" w:hAnsi="Times New Roman" w:cs="Times New Roman"/>
                <w:b/>
                <w:color w:val="333333"/>
                <w:sz w:val="24"/>
                <w:szCs w:val="24"/>
                <w:highlight w:val="white"/>
              </w:rPr>
              <w:t>?</w:t>
            </w:r>
          </w:p>
        </w:tc>
      </w:tr>
      <w:tr w:rsidR="00F7256A" w14:paraId="18F92B00" w14:textId="77777777" w:rsidTr="00FC448C">
        <w:trPr>
          <w:trHeight w:val="42"/>
        </w:trPr>
        <w:tc>
          <w:tcPr>
            <w:tcW w:w="1620" w:type="dxa"/>
            <w:tcBorders>
              <w:top w:val="nil"/>
              <w:left w:val="nil"/>
              <w:bottom w:val="nil"/>
              <w:right w:val="nil"/>
            </w:tcBorders>
            <w:tcMar>
              <w:top w:w="100" w:type="dxa"/>
              <w:left w:w="100" w:type="dxa"/>
              <w:bottom w:w="100" w:type="dxa"/>
              <w:right w:w="100" w:type="dxa"/>
            </w:tcMar>
          </w:tcPr>
          <w:p w14:paraId="18F92AF9" w14:textId="77777777" w:rsidR="00F7256A" w:rsidRDefault="00F7256A" w:rsidP="00F7256A">
            <w:pPr>
              <w:spacing w:line="240" w:lineRule="auto"/>
              <w:rPr>
                <w:rFonts w:ascii="Times New Roman" w:eastAsia="Times New Roman" w:hAnsi="Times New Roman" w:cs="Times New Roman"/>
              </w:rPr>
            </w:pPr>
          </w:p>
        </w:tc>
        <w:tc>
          <w:tcPr>
            <w:tcW w:w="7736" w:type="dxa"/>
            <w:tcBorders>
              <w:top w:val="nil"/>
              <w:left w:val="nil"/>
              <w:bottom w:val="nil"/>
              <w:right w:val="nil"/>
            </w:tcBorders>
            <w:shd w:val="clear" w:color="auto" w:fill="auto"/>
            <w:tcMar>
              <w:top w:w="0" w:type="dxa"/>
              <w:left w:w="100" w:type="dxa"/>
              <w:bottom w:w="0" w:type="dxa"/>
              <w:right w:w="100" w:type="dxa"/>
            </w:tcMar>
          </w:tcPr>
          <w:p w14:paraId="19A17CF3" w14:textId="77777777" w:rsidR="00F7256A" w:rsidRPr="001D2F4A" w:rsidRDefault="00F14859" w:rsidP="00F7256A">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35"/>
                <w:id w:val="1823773641"/>
              </w:sdtPr>
              <w:sdtEndPr/>
              <w:sdtContent>
                <w:r w:rsidR="00F7256A" w:rsidRPr="001D2F4A">
                  <w:rPr>
                    <w:rFonts w:ascii="Cambria Math" w:eastAsia="Arial Unicode MS" w:hAnsi="Cambria Math" w:cs="Cambria Math"/>
                    <w:color w:val="A6A6A6"/>
                    <w:sz w:val="24"/>
                    <w:szCs w:val="24"/>
                    <w:highlight w:val="white"/>
                  </w:rPr>
                  <w:t>◯</w:t>
                </w:r>
              </w:sdtContent>
            </w:sdt>
            <w:r w:rsidR="00F7256A" w:rsidRPr="001D2F4A">
              <w:rPr>
                <w:rFonts w:ascii="Times New Roman" w:eastAsia="Times New Roman" w:hAnsi="Times New Roman" w:cs="Times New Roman"/>
                <w:color w:val="A6A6A6"/>
                <w:sz w:val="24"/>
                <w:szCs w:val="24"/>
                <w:highlight w:val="white"/>
              </w:rPr>
              <w:t xml:space="preserve"> </w:t>
            </w:r>
            <w:r w:rsidR="00F7256A" w:rsidRPr="001D2F4A">
              <w:rPr>
                <w:rFonts w:ascii="Times New Roman" w:eastAsia="Times New Roman" w:hAnsi="Times New Roman" w:cs="Times New Roman"/>
                <w:color w:val="333333"/>
                <w:sz w:val="24"/>
                <w:szCs w:val="24"/>
                <w:highlight w:val="white"/>
              </w:rPr>
              <w:t>Female</w:t>
            </w:r>
          </w:p>
          <w:p w14:paraId="634344BA" w14:textId="77777777" w:rsidR="00F7256A" w:rsidRPr="001D2F4A" w:rsidRDefault="00F14859" w:rsidP="00F7256A">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36"/>
                <w:id w:val="-693384826"/>
              </w:sdtPr>
              <w:sdtEndPr/>
              <w:sdtContent>
                <w:r w:rsidR="00F7256A" w:rsidRPr="001D2F4A">
                  <w:rPr>
                    <w:rFonts w:ascii="Cambria Math" w:eastAsia="Arial Unicode MS" w:hAnsi="Cambria Math" w:cs="Cambria Math"/>
                    <w:color w:val="A6A6A6"/>
                    <w:sz w:val="24"/>
                    <w:szCs w:val="24"/>
                    <w:highlight w:val="white"/>
                  </w:rPr>
                  <w:t>◯</w:t>
                </w:r>
              </w:sdtContent>
            </w:sdt>
            <w:r w:rsidR="00F7256A" w:rsidRPr="001D2F4A">
              <w:rPr>
                <w:rFonts w:ascii="Times New Roman" w:eastAsia="Times New Roman" w:hAnsi="Times New Roman" w:cs="Times New Roman"/>
                <w:color w:val="A6A6A6"/>
                <w:sz w:val="24"/>
                <w:szCs w:val="24"/>
                <w:highlight w:val="white"/>
              </w:rPr>
              <w:t xml:space="preserve"> </w:t>
            </w:r>
            <w:r w:rsidR="00F7256A" w:rsidRPr="001D2F4A">
              <w:rPr>
                <w:rFonts w:ascii="Times New Roman" w:eastAsia="Times New Roman" w:hAnsi="Times New Roman" w:cs="Times New Roman"/>
                <w:color w:val="333333"/>
                <w:sz w:val="24"/>
                <w:szCs w:val="24"/>
                <w:highlight w:val="white"/>
              </w:rPr>
              <w:t>Male</w:t>
            </w:r>
          </w:p>
          <w:p w14:paraId="26B0743B" w14:textId="77777777" w:rsidR="00F7256A" w:rsidRPr="001D2F4A" w:rsidRDefault="00F14859" w:rsidP="00F7256A">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37"/>
                <w:id w:val="2119410421"/>
              </w:sdtPr>
              <w:sdtEndPr/>
              <w:sdtContent>
                <w:r w:rsidR="00F7256A" w:rsidRPr="001D2F4A">
                  <w:rPr>
                    <w:rFonts w:ascii="Cambria Math" w:eastAsia="Arial Unicode MS" w:hAnsi="Cambria Math" w:cs="Cambria Math"/>
                    <w:color w:val="A6A6A6"/>
                    <w:sz w:val="24"/>
                    <w:szCs w:val="24"/>
                    <w:highlight w:val="white"/>
                  </w:rPr>
                  <w:t>◯</w:t>
                </w:r>
              </w:sdtContent>
            </w:sdt>
            <w:r w:rsidR="00F7256A" w:rsidRPr="001D2F4A">
              <w:rPr>
                <w:rFonts w:ascii="Times New Roman" w:eastAsia="Times New Roman" w:hAnsi="Times New Roman" w:cs="Times New Roman"/>
                <w:color w:val="A6A6A6"/>
                <w:sz w:val="24"/>
                <w:szCs w:val="24"/>
                <w:highlight w:val="white"/>
              </w:rPr>
              <w:t xml:space="preserve"> </w:t>
            </w:r>
            <w:r w:rsidR="00F7256A" w:rsidRPr="001D2F4A">
              <w:rPr>
                <w:rFonts w:ascii="Times New Roman" w:eastAsia="Times New Roman" w:hAnsi="Times New Roman" w:cs="Times New Roman"/>
                <w:color w:val="333333"/>
                <w:sz w:val="24"/>
                <w:szCs w:val="24"/>
                <w:highlight w:val="white"/>
              </w:rPr>
              <w:t>Trans male/Trans man</w:t>
            </w:r>
          </w:p>
          <w:p w14:paraId="5A67BB0C" w14:textId="77777777" w:rsidR="00F7256A" w:rsidRPr="001D2F4A" w:rsidRDefault="00F14859" w:rsidP="00F7256A">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38"/>
                <w:id w:val="-291448227"/>
              </w:sdtPr>
              <w:sdtEndPr/>
              <w:sdtContent>
                <w:r w:rsidR="00F7256A" w:rsidRPr="001D2F4A">
                  <w:rPr>
                    <w:rFonts w:ascii="Cambria Math" w:eastAsia="Arial Unicode MS" w:hAnsi="Cambria Math" w:cs="Cambria Math"/>
                    <w:color w:val="A6A6A6"/>
                    <w:sz w:val="24"/>
                    <w:szCs w:val="24"/>
                    <w:highlight w:val="white"/>
                  </w:rPr>
                  <w:t>◯</w:t>
                </w:r>
              </w:sdtContent>
            </w:sdt>
            <w:r w:rsidR="00F7256A" w:rsidRPr="001D2F4A">
              <w:rPr>
                <w:rFonts w:ascii="Times New Roman" w:eastAsia="Times New Roman" w:hAnsi="Times New Roman" w:cs="Times New Roman"/>
                <w:color w:val="A6A6A6"/>
                <w:sz w:val="24"/>
                <w:szCs w:val="24"/>
                <w:highlight w:val="white"/>
              </w:rPr>
              <w:t xml:space="preserve"> </w:t>
            </w:r>
            <w:r w:rsidR="00F7256A" w:rsidRPr="001D2F4A">
              <w:rPr>
                <w:rFonts w:ascii="Times New Roman" w:eastAsia="Times New Roman" w:hAnsi="Times New Roman" w:cs="Times New Roman"/>
                <w:color w:val="333333"/>
                <w:sz w:val="24"/>
                <w:szCs w:val="24"/>
                <w:highlight w:val="white"/>
              </w:rPr>
              <w:t>Trans female/Trans women</w:t>
            </w:r>
          </w:p>
          <w:p w14:paraId="18F92AFF" w14:textId="4A23891B" w:rsidR="00F7256A" w:rsidRPr="00FC1814" w:rsidRDefault="00F14859" w:rsidP="00F7256A">
            <w:pPr>
              <w:spacing w:line="240" w:lineRule="auto"/>
              <w:rPr>
                <w:rFonts w:ascii="Times New Roman" w:hAnsi="Times New Roman" w:cs="Times New Roman" w:hint="eastAsia"/>
                <w:color w:val="333333"/>
                <w:sz w:val="24"/>
                <w:szCs w:val="24"/>
                <w:highlight w:val="white"/>
              </w:rPr>
            </w:pPr>
            <w:sdt>
              <w:sdtPr>
                <w:rPr>
                  <w:rFonts w:ascii="Times New Roman" w:hAnsi="Times New Roman" w:cs="Times New Roman"/>
                </w:rPr>
                <w:tag w:val="goog_rdk_239"/>
                <w:id w:val="2108685271"/>
              </w:sdtPr>
              <w:sdtEndPr/>
              <w:sdtContent>
                <w:r w:rsidR="00F7256A" w:rsidRPr="001D2F4A">
                  <w:rPr>
                    <w:rFonts w:ascii="Cambria Math" w:eastAsia="Arial Unicode MS" w:hAnsi="Cambria Math" w:cs="Cambria Math"/>
                    <w:color w:val="A6A6A6"/>
                    <w:sz w:val="24"/>
                    <w:szCs w:val="24"/>
                    <w:highlight w:val="white"/>
                  </w:rPr>
                  <w:t>◯</w:t>
                </w:r>
              </w:sdtContent>
            </w:sdt>
            <w:r w:rsidR="00F7256A" w:rsidRPr="001D2F4A">
              <w:rPr>
                <w:rFonts w:ascii="Times New Roman" w:eastAsia="Times New Roman" w:hAnsi="Times New Roman" w:cs="Times New Roman"/>
                <w:color w:val="A6A6A6"/>
                <w:sz w:val="24"/>
                <w:szCs w:val="24"/>
                <w:highlight w:val="white"/>
              </w:rPr>
              <w:t xml:space="preserve"> </w:t>
            </w:r>
            <w:r w:rsidR="00F7256A" w:rsidRPr="001D2F4A">
              <w:rPr>
                <w:rFonts w:ascii="Times New Roman" w:eastAsia="Times New Roman" w:hAnsi="Times New Roman" w:cs="Times New Roman"/>
                <w:color w:val="333333"/>
                <w:sz w:val="24"/>
                <w:szCs w:val="24"/>
                <w:highlight w:val="white"/>
              </w:rPr>
              <w:t>Other: _________</w:t>
            </w:r>
          </w:p>
        </w:tc>
      </w:tr>
      <w:tr w:rsidR="00FC448C" w14:paraId="1505D0AF" w14:textId="77777777" w:rsidTr="006E2EC2">
        <w:trPr>
          <w:trHeight w:val="276"/>
        </w:trPr>
        <w:tc>
          <w:tcPr>
            <w:tcW w:w="1620" w:type="dxa"/>
            <w:tcBorders>
              <w:top w:val="nil"/>
              <w:left w:val="nil"/>
              <w:bottom w:val="nil"/>
              <w:right w:val="nil"/>
            </w:tcBorders>
            <w:tcMar>
              <w:top w:w="100" w:type="dxa"/>
              <w:left w:w="100" w:type="dxa"/>
              <w:bottom w:w="100" w:type="dxa"/>
              <w:right w:w="100" w:type="dxa"/>
            </w:tcMar>
          </w:tcPr>
          <w:p w14:paraId="14D1E0D8" w14:textId="63380B6F" w:rsidR="00FC448C" w:rsidRDefault="00FC448C" w:rsidP="00FC448C">
            <w:pPr>
              <w:spacing w:line="240" w:lineRule="auto"/>
              <w:rPr>
                <w:rFonts w:ascii="Times New Roman" w:eastAsia="Times New Roman" w:hAnsi="Times New Roman" w:cs="Times New Roman"/>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52AB69C7" w14:textId="3EAC179C" w:rsidR="00FC448C" w:rsidRPr="006E2EC2" w:rsidRDefault="00FC448C" w:rsidP="006E2EC2">
            <w:pPr>
              <w:spacing w:line="240" w:lineRule="auto"/>
              <w:jc w:val="both"/>
              <w:rPr>
                <w:rFonts w:ascii="Times New Roman" w:hAnsi="Times New Roman" w:cs="Times New Roman"/>
                <w:sz w:val="24"/>
                <w:szCs w:val="24"/>
                <w:lang w:val="en-US"/>
              </w:rPr>
            </w:pPr>
            <w:r w:rsidRPr="008F1711">
              <w:rPr>
                <w:rFonts w:ascii="Times New Roman" w:hAnsi="Times New Roman" w:cs="Times New Roman"/>
                <w:sz w:val="24"/>
                <w:szCs w:val="24"/>
                <w:lang w:val="en-US"/>
              </w:rPr>
              <w:t xml:space="preserve">This question </w:t>
            </w:r>
            <w:r w:rsidR="006E2EC2">
              <w:rPr>
                <w:rFonts w:ascii="Times New Roman" w:hAnsi="Times New Roman" w:cs="Times New Roman"/>
                <w:sz w:val="24"/>
                <w:szCs w:val="24"/>
                <w:lang w:val="en-US"/>
              </w:rPr>
              <w:t xml:space="preserve">tries to understand the </w:t>
            </w:r>
            <w:r w:rsidR="006E2EC2" w:rsidRPr="00A6322E">
              <w:rPr>
                <w:rFonts w:ascii="Times New Roman" w:hAnsi="Times New Roman" w:cs="Times New Roman"/>
                <w:b/>
                <w:bCs/>
                <w:sz w:val="24"/>
                <w:szCs w:val="24"/>
                <w:lang w:val="en-US"/>
              </w:rPr>
              <w:t>gender</w:t>
            </w:r>
            <w:r w:rsidR="006E2EC2">
              <w:rPr>
                <w:rFonts w:ascii="Times New Roman" w:hAnsi="Times New Roman" w:cs="Times New Roman"/>
                <w:sz w:val="24"/>
                <w:szCs w:val="24"/>
                <w:lang w:val="en-US"/>
              </w:rPr>
              <w:t xml:space="preserve"> of respondents.</w:t>
            </w:r>
          </w:p>
        </w:tc>
      </w:tr>
      <w:tr w:rsidR="001E5F6C" w14:paraId="18F92B04" w14:textId="77777777" w:rsidTr="0D28EAE2">
        <w:trPr>
          <w:trHeight w:val="213"/>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24E68C97" w14:textId="53F692FB" w:rsidR="001E5F6C" w:rsidRPr="001D2F4A" w:rsidRDefault="001E5F6C" w:rsidP="001E5F6C">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Question 3</w:t>
            </w:r>
            <w:r w:rsidR="00FC1814">
              <w:rPr>
                <w:rFonts w:ascii="Times New Roman" w:hAnsi="Times New Roman" w:cs="Times New Roman" w:hint="eastAsia"/>
                <w:b/>
                <w:sz w:val="24"/>
                <w:szCs w:val="24"/>
              </w:rPr>
              <w:t>3</w:t>
            </w:r>
            <w:r w:rsidRPr="001D2F4A">
              <w:rPr>
                <w:rFonts w:ascii="Times New Roman" w:eastAsia="Times New Roman" w:hAnsi="Times New Roman" w:cs="Times New Roman"/>
                <w:b/>
                <w:sz w:val="24"/>
                <w:szCs w:val="24"/>
              </w:rPr>
              <w:t>.</w:t>
            </w:r>
          </w:p>
          <w:p w14:paraId="18F92B02" w14:textId="3BAC5319" w:rsidR="001E5F6C" w:rsidRDefault="001E5F6C" w:rsidP="001E5F6C">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 </w:t>
            </w:r>
          </w:p>
        </w:tc>
        <w:tc>
          <w:tcPr>
            <w:tcW w:w="7736" w:type="dxa"/>
            <w:tcBorders>
              <w:top w:val="nil"/>
              <w:left w:val="nil"/>
              <w:bottom w:val="nil"/>
              <w:right w:val="nil"/>
            </w:tcBorders>
            <w:shd w:val="clear" w:color="auto" w:fill="auto"/>
            <w:tcMar>
              <w:top w:w="0" w:type="dxa"/>
              <w:left w:w="100" w:type="dxa"/>
              <w:bottom w:w="0" w:type="dxa"/>
              <w:right w:w="100" w:type="dxa"/>
            </w:tcMar>
          </w:tcPr>
          <w:p w14:paraId="18F92B03" w14:textId="67C02DE1" w:rsidR="001E5F6C" w:rsidRDefault="001E5F6C" w:rsidP="001E5F6C">
            <w:pPr>
              <w:spacing w:line="240" w:lineRule="auto"/>
              <w:jc w:val="both"/>
              <w:rPr>
                <w:rFonts w:ascii="Times New Roman" w:eastAsia="Times New Roman" w:hAnsi="Times New Roman" w:cs="Times New Roman"/>
                <w:b/>
                <w:sz w:val="24"/>
                <w:szCs w:val="24"/>
              </w:rPr>
            </w:pPr>
            <w:r w:rsidRPr="001D2F4A">
              <w:rPr>
                <w:rFonts w:ascii="Times New Roman" w:hAnsi="Times New Roman" w:cs="Times New Roman"/>
                <w:b/>
                <w:sz w:val="24"/>
                <w:szCs w:val="24"/>
              </w:rPr>
              <w:t>How old are you?</w:t>
            </w:r>
          </w:p>
        </w:tc>
      </w:tr>
      <w:tr w:rsidR="001E5F6C" w14:paraId="18F92B08" w14:textId="77777777" w:rsidTr="0D28EAE2">
        <w:trPr>
          <w:trHeight w:val="449"/>
        </w:trPr>
        <w:tc>
          <w:tcPr>
            <w:tcW w:w="1620" w:type="dxa"/>
            <w:vMerge/>
            <w:tcMar>
              <w:top w:w="0" w:type="dxa"/>
              <w:left w:w="100" w:type="dxa"/>
              <w:bottom w:w="0" w:type="dxa"/>
              <w:right w:w="100" w:type="dxa"/>
            </w:tcMar>
          </w:tcPr>
          <w:p w14:paraId="18F92B05" w14:textId="77777777" w:rsidR="001E5F6C" w:rsidRDefault="001E5F6C" w:rsidP="001E5F6C">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52ACF358" w14:textId="77777777" w:rsidR="001E5F6C" w:rsidRPr="001D2F4A" w:rsidRDefault="00F14859" w:rsidP="001E5F6C">
            <w:pPr>
              <w:spacing w:line="240" w:lineRule="auto"/>
              <w:rPr>
                <w:rFonts w:ascii="Times New Roman" w:hAnsi="Times New Roman" w:cs="Times New Roman"/>
                <w:sz w:val="24"/>
                <w:szCs w:val="24"/>
                <w:highlight w:val="white"/>
              </w:rPr>
            </w:pPr>
            <w:sdt>
              <w:sdtPr>
                <w:rPr>
                  <w:rFonts w:ascii="Times New Roman" w:hAnsi="Times New Roman" w:cs="Times New Roman"/>
                </w:rPr>
                <w:tag w:val="goog_rdk_235"/>
                <w:id w:val="2063126804"/>
              </w:sdtPr>
              <w:sdtEndPr/>
              <w:sdtContent>
                <w:r w:rsidR="001E5F6C" w:rsidRPr="001D2F4A">
                  <w:rPr>
                    <w:rFonts w:ascii="Cambria Math" w:eastAsia="Arial Unicode MS" w:hAnsi="Cambria Math" w:cs="Cambria Math"/>
                    <w:sz w:val="24"/>
                    <w:szCs w:val="24"/>
                    <w:highlight w:val="white"/>
                  </w:rPr>
                  <w:t>◯</w:t>
                </w:r>
              </w:sdtContent>
            </w:sdt>
            <w:r w:rsidR="001E5F6C" w:rsidRPr="001D2F4A">
              <w:rPr>
                <w:rFonts w:ascii="Times New Roman" w:eastAsia="Times New Roman" w:hAnsi="Times New Roman" w:cs="Times New Roman"/>
                <w:sz w:val="24"/>
                <w:szCs w:val="24"/>
                <w:highlight w:val="white"/>
              </w:rPr>
              <w:t xml:space="preserve"> </w:t>
            </w:r>
            <w:r w:rsidR="001E5F6C" w:rsidRPr="001D2F4A">
              <w:rPr>
                <w:rFonts w:ascii="Times New Roman" w:hAnsi="Times New Roman" w:cs="Times New Roman"/>
                <w:sz w:val="24"/>
                <w:szCs w:val="24"/>
                <w:highlight w:val="white"/>
              </w:rPr>
              <w:t>18 to 30 years old</w:t>
            </w:r>
          </w:p>
          <w:p w14:paraId="5000524E" w14:textId="77777777" w:rsidR="001E5F6C" w:rsidRPr="001D2F4A" w:rsidRDefault="00F14859" w:rsidP="001E5F6C">
            <w:pPr>
              <w:spacing w:line="240" w:lineRule="auto"/>
              <w:rPr>
                <w:rFonts w:ascii="Times New Roman" w:hAnsi="Times New Roman" w:cs="Times New Roman"/>
                <w:sz w:val="24"/>
                <w:szCs w:val="24"/>
                <w:highlight w:val="white"/>
              </w:rPr>
            </w:pPr>
            <w:sdt>
              <w:sdtPr>
                <w:rPr>
                  <w:rFonts w:ascii="Times New Roman" w:hAnsi="Times New Roman" w:cs="Times New Roman"/>
                </w:rPr>
                <w:tag w:val="goog_rdk_235"/>
                <w:id w:val="1215077505"/>
              </w:sdtPr>
              <w:sdtEndPr/>
              <w:sdtContent>
                <w:r w:rsidR="001E5F6C" w:rsidRPr="001D2F4A">
                  <w:rPr>
                    <w:rFonts w:ascii="Cambria Math" w:eastAsia="Arial Unicode MS" w:hAnsi="Cambria Math" w:cs="Cambria Math"/>
                    <w:sz w:val="24"/>
                    <w:szCs w:val="24"/>
                    <w:highlight w:val="white"/>
                  </w:rPr>
                  <w:t>◯</w:t>
                </w:r>
              </w:sdtContent>
            </w:sdt>
            <w:r w:rsidR="001E5F6C" w:rsidRPr="001D2F4A">
              <w:rPr>
                <w:rFonts w:ascii="Times New Roman" w:eastAsia="Times New Roman" w:hAnsi="Times New Roman" w:cs="Times New Roman"/>
                <w:sz w:val="24"/>
                <w:szCs w:val="24"/>
                <w:highlight w:val="white"/>
              </w:rPr>
              <w:t xml:space="preserve"> </w:t>
            </w:r>
            <w:r w:rsidR="001E5F6C" w:rsidRPr="001D2F4A">
              <w:rPr>
                <w:rFonts w:ascii="Times New Roman" w:hAnsi="Times New Roman" w:cs="Times New Roman"/>
                <w:sz w:val="24"/>
                <w:szCs w:val="24"/>
                <w:highlight w:val="white"/>
              </w:rPr>
              <w:t>31 to 40 years old</w:t>
            </w:r>
          </w:p>
          <w:p w14:paraId="37626449" w14:textId="77777777" w:rsidR="001E5F6C" w:rsidRPr="001D2F4A" w:rsidRDefault="00F14859" w:rsidP="001E5F6C">
            <w:pPr>
              <w:spacing w:line="240" w:lineRule="auto"/>
              <w:rPr>
                <w:rFonts w:ascii="Times New Roman" w:hAnsi="Times New Roman" w:cs="Times New Roman"/>
                <w:sz w:val="24"/>
                <w:szCs w:val="24"/>
                <w:highlight w:val="white"/>
              </w:rPr>
            </w:pPr>
            <w:sdt>
              <w:sdtPr>
                <w:rPr>
                  <w:rFonts w:ascii="Times New Roman" w:hAnsi="Times New Roman" w:cs="Times New Roman"/>
                </w:rPr>
                <w:tag w:val="goog_rdk_235"/>
                <w:id w:val="-839618646"/>
              </w:sdtPr>
              <w:sdtEndPr/>
              <w:sdtContent>
                <w:r w:rsidR="001E5F6C" w:rsidRPr="001D2F4A">
                  <w:rPr>
                    <w:rFonts w:ascii="Cambria Math" w:eastAsia="Arial Unicode MS" w:hAnsi="Cambria Math" w:cs="Cambria Math"/>
                    <w:sz w:val="24"/>
                    <w:szCs w:val="24"/>
                    <w:highlight w:val="white"/>
                  </w:rPr>
                  <w:t>◯</w:t>
                </w:r>
              </w:sdtContent>
            </w:sdt>
            <w:r w:rsidR="001E5F6C" w:rsidRPr="001D2F4A">
              <w:rPr>
                <w:rFonts w:ascii="Times New Roman" w:eastAsia="Times New Roman" w:hAnsi="Times New Roman" w:cs="Times New Roman"/>
                <w:sz w:val="24"/>
                <w:szCs w:val="24"/>
                <w:highlight w:val="white"/>
              </w:rPr>
              <w:t xml:space="preserve"> </w:t>
            </w:r>
            <w:r w:rsidR="001E5F6C" w:rsidRPr="001D2F4A">
              <w:rPr>
                <w:rFonts w:ascii="Times New Roman" w:hAnsi="Times New Roman" w:cs="Times New Roman"/>
                <w:sz w:val="24"/>
                <w:szCs w:val="24"/>
                <w:highlight w:val="white"/>
              </w:rPr>
              <w:t>41 to 50 years old</w:t>
            </w:r>
          </w:p>
          <w:p w14:paraId="54AE1837" w14:textId="77777777" w:rsidR="001E5F6C" w:rsidRPr="001D2F4A" w:rsidRDefault="00F14859" w:rsidP="001E5F6C">
            <w:pPr>
              <w:spacing w:line="240" w:lineRule="auto"/>
              <w:rPr>
                <w:rFonts w:ascii="Times New Roman" w:hAnsi="Times New Roman" w:cs="Times New Roman"/>
                <w:sz w:val="24"/>
                <w:szCs w:val="24"/>
                <w:highlight w:val="white"/>
              </w:rPr>
            </w:pPr>
            <w:sdt>
              <w:sdtPr>
                <w:rPr>
                  <w:rFonts w:ascii="Times New Roman" w:hAnsi="Times New Roman" w:cs="Times New Roman"/>
                </w:rPr>
                <w:tag w:val="goog_rdk_235"/>
                <w:id w:val="1791006474"/>
              </w:sdtPr>
              <w:sdtEndPr/>
              <w:sdtContent>
                <w:r w:rsidR="001E5F6C" w:rsidRPr="001D2F4A">
                  <w:rPr>
                    <w:rFonts w:ascii="Cambria Math" w:eastAsia="Arial Unicode MS" w:hAnsi="Cambria Math" w:cs="Cambria Math"/>
                    <w:sz w:val="24"/>
                    <w:szCs w:val="24"/>
                    <w:highlight w:val="white"/>
                  </w:rPr>
                  <w:t>◯</w:t>
                </w:r>
              </w:sdtContent>
            </w:sdt>
            <w:r w:rsidR="001E5F6C" w:rsidRPr="001D2F4A">
              <w:rPr>
                <w:rFonts w:ascii="Times New Roman" w:eastAsia="Times New Roman" w:hAnsi="Times New Roman" w:cs="Times New Roman"/>
                <w:sz w:val="24"/>
                <w:szCs w:val="24"/>
                <w:highlight w:val="white"/>
              </w:rPr>
              <w:t xml:space="preserve"> </w:t>
            </w:r>
            <w:r w:rsidR="001E5F6C" w:rsidRPr="001D2F4A">
              <w:rPr>
                <w:rFonts w:ascii="Times New Roman" w:hAnsi="Times New Roman" w:cs="Times New Roman"/>
                <w:sz w:val="24"/>
                <w:szCs w:val="24"/>
                <w:highlight w:val="white"/>
              </w:rPr>
              <w:t>51 to 60 years old</w:t>
            </w:r>
          </w:p>
          <w:p w14:paraId="35E3CBB3" w14:textId="77777777" w:rsidR="001E5F6C" w:rsidRPr="001D2F4A" w:rsidRDefault="00F14859" w:rsidP="001E5F6C">
            <w:pPr>
              <w:spacing w:line="240" w:lineRule="auto"/>
              <w:rPr>
                <w:rFonts w:ascii="Times New Roman" w:hAnsi="Times New Roman" w:cs="Times New Roman"/>
                <w:sz w:val="24"/>
                <w:szCs w:val="24"/>
                <w:highlight w:val="white"/>
              </w:rPr>
            </w:pPr>
            <w:sdt>
              <w:sdtPr>
                <w:rPr>
                  <w:rFonts w:ascii="Times New Roman" w:hAnsi="Times New Roman" w:cs="Times New Roman"/>
                </w:rPr>
                <w:tag w:val="goog_rdk_235"/>
                <w:id w:val="450519609"/>
              </w:sdtPr>
              <w:sdtEndPr/>
              <w:sdtContent>
                <w:r w:rsidR="001E5F6C" w:rsidRPr="001D2F4A">
                  <w:rPr>
                    <w:rFonts w:ascii="Cambria Math" w:eastAsia="Arial Unicode MS" w:hAnsi="Cambria Math" w:cs="Cambria Math"/>
                    <w:sz w:val="24"/>
                    <w:szCs w:val="24"/>
                    <w:highlight w:val="white"/>
                  </w:rPr>
                  <w:t>◯</w:t>
                </w:r>
              </w:sdtContent>
            </w:sdt>
            <w:r w:rsidR="001E5F6C" w:rsidRPr="001D2F4A">
              <w:rPr>
                <w:rFonts w:ascii="Times New Roman" w:eastAsia="Times New Roman" w:hAnsi="Times New Roman" w:cs="Times New Roman"/>
                <w:sz w:val="24"/>
                <w:szCs w:val="24"/>
                <w:highlight w:val="white"/>
              </w:rPr>
              <w:t xml:space="preserve"> </w:t>
            </w:r>
            <w:r w:rsidR="001E5F6C" w:rsidRPr="001D2F4A">
              <w:rPr>
                <w:rFonts w:ascii="Times New Roman" w:hAnsi="Times New Roman" w:cs="Times New Roman"/>
                <w:sz w:val="24"/>
                <w:szCs w:val="24"/>
                <w:highlight w:val="white"/>
              </w:rPr>
              <w:t>61 to 65 years old</w:t>
            </w:r>
          </w:p>
          <w:p w14:paraId="18F92B07" w14:textId="5BB18E58" w:rsidR="001E5F6C" w:rsidRPr="00FC1814" w:rsidRDefault="00F14859" w:rsidP="00FC1814">
            <w:pPr>
              <w:spacing w:line="240" w:lineRule="auto"/>
              <w:rPr>
                <w:rFonts w:ascii="Times New Roman" w:hAnsi="Times New Roman" w:cs="Times New Roman" w:hint="eastAsia"/>
                <w:sz w:val="24"/>
                <w:szCs w:val="24"/>
                <w:highlight w:val="white"/>
              </w:rPr>
            </w:pPr>
            <w:sdt>
              <w:sdtPr>
                <w:rPr>
                  <w:rFonts w:ascii="Times New Roman" w:hAnsi="Times New Roman" w:cs="Times New Roman"/>
                </w:rPr>
                <w:tag w:val="goog_rdk_235"/>
                <w:id w:val="1940708551"/>
              </w:sdtPr>
              <w:sdtEndPr/>
              <w:sdtContent>
                <w:r w:rsidR="001E5F6C" w:rsidRPr="001D2F4A">
                  <w:rPr>
                    <w:rFonts w:ascii="Cambria Math" w:eastAsia="Arial Unicode MS" w:hAnsi="Cambria Math" w:cs="Cambria Math"/>
                    <w:sz w:val="24"/>
                    <w:szCs w:val="24"/>
                    <w:highlight w:val="white"/>
                  </w:rPr>
                  <w:t>◯</w:t>
                </w:r>
              </w:sdtContent>
            </w:sdt>
            <w:r w:rsidR="001E5F6C" w:rsidRPr="001D2F4A">
              <w:rPr>
                <w:rFonts w:ascii="Times New Roman" w:eastAsia="Times New Roman" w:hAnsi="Times New Roman" w:cs="Times New Roman"/>
                <w:sz w:val="24"/>
                <w:szCs w:val="24"/>
                <w:highlight w:val="white"/>
              </w:rPr>
              <w:t xml:space="preserve"> </w:t>
            </w:r>
            <w:r w:rsidR="001E5F6C" w:rsidRPr="001D2F4A">
              <w:rPr>
                <w:rFonts w:ascii="Times New Roman" w:hAnsi="Times New Roman" w:cs="Times New Roman"/>
                <w:sz w:val="24"/>
                <w:szCs w:val="24"/>
                <w:highlight w:val="white"/>
              </w:rPr>
              <w:t>More than 65 years old</w:t>
            </w:r>
          </w:p>
        </w:tc>
      </w:tr>
      <w:tr w:rsidR="006E2EC2" w14:paraId="22482A1D" w14:textId="77777777" w:rsidTr="0D28EAE2">
        <w:trPr>
          <w:trHeight w:val="449"/>
        </w:trPr>
        <w:tc>
          <w:tcPr>
            <w:tcW w:w="1620" w:type="dxa"/>
            <w:tcMar>
              <w:top w:w="0" w:type="dxa"/>
              <w:left w:w="100" w:type="dxa"/>
              <w:bottom w:w="0" w:type="dxa"/>
              <w:right w:w="100" w:type="dxa"/>
            </w:tcMar>
          </w:tcPr>
          <w:p w14:paraId="55AFE1BF" w14:textId="526CE85F" w:rsidR="006E2EC2" w:rsidRDefault="006E2EC2" w:rsidP="006E2EC2">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57744356" w14:textId="443DF1D1" w:rsidR="006E2EC2" w:rsidRDefault="00325891" w:rsidP="006E2EC2">
            <w:pPr>
              <w:spacing w:line="240" w:lineRule="auto"/>
              <w:jc w:val="both"/>
              <w:rPr>
                <w:rFonts w:ascii="Times New Roman" w:eastAsia="Times New Roman" w:hAnsi="Times New Roman" w:cs="Times New Roman"/>
                <w:color w:val="333333"/>
                <w:sz w:val="24"/>
                <w:szCs w:val="24"/>
                <w:highlight w:val="white"/>
              </w:rPr>
            </w:pPr>
            <w:r w:rsidRPr="00325891">
              <w:rPr>
                <w:rFonts w:ascii="Times New Roman" w:hAnsi="Times New Roman" w:cs="Times New Roman"/>
                <w:sz w:val="24"/>
                <w:szCs w:val="24"/>
                <w:lang w:val="en-US"/>
              </w:rPr>
              <w:t xml:space="preserve">This question allows us to determine respondents' ages, which, combined with their annual household income, helps </w:t>
            </w:r>
            <w:r w:rsidRPr="00325891">
              <w:rPr>
                <w:rFonts w:ascii="Times New Roman" w:hAnsi="Times New Roman" w:cs="Times New Roman"/>
                <w:b/>
                <w:bCs/>
                <w:sz w:val="24"/>
                <w:szCs w:val="24"/>
                <w:lang w:val="en-US"/>
              </w:rPr>
              <w:t xml:space="preserve">identify the economic status of each household (i.e. </w:t>
            </w:r>
            <w:proofErr w:type="gramStart"/>
            <w:r w:rsidRPr="00325891">
              <w:rPr>
                <w:rFonts w:ascii="Times New Roman" w:hAnsi="Times New Roman" w:cs="Times New Roman"/>
                <w:b/>
                <w:bCs/>
                <w:sz w:val="24"/>
                <w:szCs w:val="24"/>
                <w:lang w:val="en-US"/>
              </w:rPr>
              <w:t>poverty</w:t>
            </w:r>
            <w:proofErr w:type="gramEnd"/>
            <w:r w:rsidRPr="00325891">
              <w:rPr>
                <w:rFonts w:ascii="Times New Roman" w:hAnsi="Times New Roman" w:cs="Times New Roman"/>
                <w:b/>
                <w:bCs/>
                <w:sz w:val="24"/>
                <w:szCs w:val="24"/>
                <w:lang w:val="en-US"/>
              </w:rPr>
              <w:t xml:space="preserve"> line)</w:t>
            </w:r>
            <w:r w:rsidR="00382296" w:rsidRPr="00325891">
              <w:rPr>
                <w:rFonts w:ascii="Times New Roman" w:hAnsi="Times New Roman" w:cs="Times New Roman"/>
                <w:b/>
                <w:bCs/>
                <w:sz w:val="24"/>
                <w:szCs w:val="24"/>
                <w:lang w:val="en-US"/>
              </w:rPr>
              <w:t>.</w:t>
            </w:r>
          </w:p>
        </w:tc>
      </w:tr>
      <w:tr w:rsidR="00A831AE" w14:paraId="18F92B0C" w14:textId="77777777" w:rsidTr="0D28EAE2">
        <w:trPr>
          <w:trHeight w:val="201"/>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3095CF69" w14:textId="1AC2BA72" w:rsidR="00A831AE" w:rsidRPr="001D2F4A" w:rsidRDefault="00A831AE" w:rsidP="00A831AE">
            <w:pPr>
              <w:spacing w:line="240" w:lineRule="auto"/>
              <w:jc w:val="center"/>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highlight w:val="cyan"/>
              </w:rPr>
              <w:t>Question 3</w:t>
            </w:r>
            <w:r w:rsidR="00FC1814">
              <w:rPr>
                <w:rFonts w:ascii="Times New Roman" w:hAnsi="Times New Roman" w:cs="Times New Roman" w:hint="eastAsia"/>
                <w:b/>
                <w:sz w:val="24"/>
                <w:szCs w:val="24"/>
                <w:highlight w:val="cyan"/>
              </w:rPr>
              <w:t>4</w:t>
            </w:r>
            <w:r w:rsidRPr="001D2F4A">
              <w:rPr>
                <w:rFonts w:ascii="Times New Roman" w:eastAsia="Times New Roman" w:hAnsi="Times New Roman" w:cs="Times New Roman"/>
                <w:b/>
                <w:sz w:val="24"/>
                <w:szCs w:val="24"/>
                <w:highlight w:val="cyan"/>
              </w:rPr>
              <w:t>.</w:t>
            </w:r>
          </w:p>
          <w:p w14:paraId="7E42CB87" w14:textId="77777777" w:rsidR="00A831AE" w:rsidRPr="001D2F4A" w:rsidRDefault="00A831AE" w:rsidP="00A831AE">
            <w:pPr>
              <w:spacing w:line="240" w:lineRule="auto"/>
              <w:jc w:val="center"/>
              <w:rPr>
                <w:rFonts w:ascii="Times New Roman" w:hAnsi="Times New Roman" w:cs="Times New Roman"/>
                <w:b/>
                <w:sz w:val="24"/>
                <w:szCs w:val="24"/>
              </w:rPr>
            </w:pPr>
            <w:r w:rsidRPr="001D2F4A">
              <w:rPr>
                <w:rFonts w:ascii="Times New Roman" w:hAnsi="Times New Roman" w:cs="Times New Roman"/>
                <w:b/>
                <w:sz w:val="24"/>
                <w:szCs w:val="24"/>
                <w:highlight w:val="cyan"/>
              </w:rPr>
              <w:t>(For ABM)</w:t>
            </w:r>
          </w:p>
          <w:p w14:paraId="18F92B0A" w14:textId="6386F8D2" w:rsidR="00A831AE" w:rsidRDefault="00A831AE" w:rsidP="00A831AE">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 </w:t>
            </w:r>
          </w:p>
        </w:tc>
        <w:tc>
          <w:tcPr>
            <w:tcW w:w="7736" w:type="dxa"/>
            <w:tcBorders>
              <w:top w:val="nil"/>
              <w:left w:val="nil"/>
              <w:bottom w:val="nil"/>
              <w:right w:val="nil"/>
            </w:tcBorders>
            <w:shd w:val="clear" w:color="auto" w:fill="auto"/>
            <w:tcMar>
              <w:top w:w="0" w:type="dxa"/>
              <w:left w:w="100" w:type="dxa"/>
              <w:bottom w:w="0" w:type="dxa"/>
              <w:right w:w="100" w:type="dxa"/>
            </w:tcMar>
          </w:tcPr>
          <w:p w14:paraId="18F92B0B" w14:textId="6256AF6A" w:rsidR="00A831AE" w:rsidRDefault="00A831AE" w:rsidP="00A831AE">
            <w:pPr>
              <w:spacing w:line="240" w:lineRule="auto"/>
              <w:jc w:val="both"/>
              <w:rPr>
                <w:rFonts w:ascii="Times New Roman" w:eastAsia="Times New Roman" w:hAnsi="Times New Roman" w:cs="Times New Roman"/>
                <w:b/>
                <w:color w:val="0E101A"/>
                <w:sz w:val="24"/>
                <w:szCs w:val="24"/>
              </w:rPr>
            </w:pPr>
            <w:r w:rsidRPr="001D2F4A">
              <w:rPr>
                <w:rFonts w:ascii="Times New Roman" w:eastAsia="Times New Roman" w:hAnsi="Times New Roman" w:cs="Times New Roman"/>
                <w:b/>
                <w:color w:val="0E101A"/>
                <w:sz w:val="24"/>
                <w:szCs w:val="24"/>
              </w:rPr>
              <w:t xml:space="preserve">What is your </w:t>
            </w:r>
            <w:r w:rsidRPr="001D2F4A">
              <w:rPr>
                <w:rFonts w:ascii="Times New Roman" w:eastAsia="Times New Roman" w:hAnsi="Times New Roman" w:cs="Times New Roman"/>
                <w:b/>
                <w:color w:val="0E101A"/>
                <w:sz w:val="24"/>
                <w:szCs w:val="24"/>
                <w:u w:val="single"/>
              </w:rPr>
              <w:t>hig</w:t>
            </w:r>
            <w:r w:rsidRPr="001D2F4A">
              <w:rPr>
                <w:rFonts w:ascii="Times New Roman" w:hAnsi="Times New Roman" w:cs="Times New Roman"/>
                <w:b/>
                <w:color w:val="0E101A"/>
                <w:sz w:val="24"/>
                <w:szCs w:val="24"/>
                <w:u w:val="single"/>
              </w:rPr>
              <w:t xml:space="preserve">hest </w:t>
            </w:r>
            <w:r w:rsidRPr="001D2F4A">
              <w:rPr>
                <w:rFonts w:ascii="Times New Roman" w:eastAsia="Times New Roman" w:hAnsi="Times New Roman" w:cs="Times New Roman"/>
                <w:b/>
                <w:color w:val="0E101A"/>
                <w:sz w:val="24"/>
                <w:szCs w:val="24"/>
                <w:u w:val="single"/>
              </w:rPr>
              <w:t>level</w:t>
            </w:r>
            <w:r w:rsidRPr="001D2F4A">
              <w:rPr>
                <w:rFonts w:ascii="Times New Roman" w:hAnsi="Times New Roman" w:cs="Times New Roman"/>
                <w:b/>
                <w:color w:val="0E101A"/>
                <w:sz w:val="24"/>
                <w:szCs w:val="24"/>
                <w:u w:val="single"/>
              </w:rPr>
              <w:t xml:space="preserve"> of education</w:t>
            </w:r>
            <w:r w:rsidRPr="001D2F4A">
              <w:rPr>
                <w:rFonts w:ascii="Times New Roman" w:eastAsia="Times New Roman" w:hAnsi="Times New Roman" w:cs="Times New Roman"/>
                <w:b/>
                <w:color w:val="0E101A"/>
                <w:sz w:val="24"/>
                <w:szCs w:val="24"/>
              </w:rPr>
              <w:t>?</w:t>
            </w:r>
          </w:p>
        </w:tc>
      </w:tr>
      <w:tr w:rsidR="00A831AE" w14:paraId="18F92B14" w14:textId="77777777" w:rsidTr="0D28EAE2">
        <w:trPr>
          <w:trHeight w:val="1633"/>
        </w:trPr>
        <w:tc>
          <w:tcPr>
            <w:tcW w:w="1620" w:type="dxa"/>
            <w:vMerge/>
            <w:tcMar>
              <w:top w:w="0" w:type="dxa"/>
              <w:left w:w="100" w:type="dxa"/>
              <w:bottom w:w="0" w:type="dxa"/>
              <w:right w:w="100" w:type="dxa"/>
            </w:tcMar>
          </w:tcPr>
          <w:p w14:paraId="18F92B0D" w14:textId="77777777" w:rsidR="00A831AE" w:rsidRDefault="00A831AE" w:rsidP="00A831AE">
            <w:pPr>
              <w:widowControl w:val="0"/>
              <w:pBdr>
                <w:top w:val="nil"/>
                <w:left w:val="nil"/>
                <w:bottom w:val="nil"/>
                <w:right w:val="nil"/>
                <w:between w:val="nil"/>
              </w:pBdr>
              <w:rPr>
                <w:rFonts w:ascii="Times New Roman" w:eastAsia="Times New Roman" w:hAnsi="Times New Roman" w:cs="Times New Roman"/>
                <w:b/>
                <w:color w:val="0E101A"/>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329462FB" w14:textId="77777777" w:rsidR="00A831AE" w:rsidRPr="001D2F4A" w:rsidRDefault="00F14859" w:rsidP="00A831AE">
            <w:pPr>
              <w:spacing w:line="240" w:lineRule="auto"/>
              <w:jc w:val="both"/>
              <w:rPr>
                <w:rFonts w:ascii="Times New Roman" w:eastAsia="Times New Roman" w:hAnsi="Times New Roman" w:cs="Times New Roman"/>
                <w:sz w:val="24"/>
                <w:szCs w:val="24"/>
                <w:highlight w:val="white"/>
              </w:rPr>
            </w:pPr>
            <w:sdt>
              <w:sdtPr>
                <w:rPr>
                  <w:rFonts w:ascii="Times New Roman" w:hAnsi="Times New Roman" w:cs="Times New Roman"/>
                </w:rPr>
                <w:tag w:val="goog_rdk_240"/>
                <w:id w:val="-426110435"/>
              </w:sdtPr>
              <w:sdtEndPr/>
              <w:sdtContent>
                <w:r w:rsidR="00A831AE" w:rsidRPr="001D2F4A">
                  <w:rPr>
                    <w:rFonts w:ascii="Cambria Math" w:eastAsia="Arial Unicode MS" w:hAnsi="Cambria Math" w:cs="Cambria Math"/>
                    <w:sz w:val="24"/>
                    <w:szCs w:val="24"/>
                    <w:highlight w:val="white"/>
                  </w:rPr>
                  <w:t>◯</w:t>
                </w:r>
              </w:sdtContent>
            </w:sdt>
            <w:r w:rsidR="00A831AE" w:rsidRPr="001D2F4A">
              <w:rPr>
                <w:rFonts w:ascii="Times New Roman" w:eastAsia="Times New Roman" w:hAnsi="Times New Roman" w:cs="Times New Roman"/>
                <w:sz w:val="24"/>
                <w:szCs w:val="24"/>
                <w:highlight w:val="white"/>
              </w:rPr>
              <w:t xml:space="preserve"> Primary school</w:t>
            </w:r>
          </w:p>
          <w:p w14:paraId="01A5F920" w14:textId="77777777" w:rsidR="00A831AE" w:rsidRPr="001D2F4A" w:rsidRDefault="00F14859" w:rsidP="00A831AE">
            <w:pPr>
              <w:spacing w:line="240" w:lineRule="auto"/>
              <w:jc w:val="both"/>
              <w:rPr>
                <w:rFonts w:ascii="Times New Roman" w:eastAsia="Times New Roman" w:hAnsi="Times New Roman" w:cs="Times New Roman"/>
                <w:sz w:val="24"/>
                <w:szCs w:val="24"/>
                <w:highlight w:val="white"/>
              </w:rPr>
            </w:pPr>
            <w:sdt>
              <w:sdtPr>
                <w:rPr>
                  <w:rFonts w:ascii="Times New Roman" w:hAnsi="Times New Roman" w:cs="Times New Roman"/>
                </w:rPr>
                <w:tag w:val="goog_rdk_241"/>
                <w:id w:val="502410226"/>
              </w:sdtPr>
              <w:sdtEndPr/>
              <w:sdtContent>
                <w:r w:rsidR="00A831AE" w:rsidRPr="001D2F4A">
                  <w:rPr>
                    <w:rFonts w:ascii="Cambria Math" w:eastAsia="Arial Unicode MS" w:hAnsi="Cambria Math" w:cs="Cambria Math"/>
                    <w:sz w:val="24"/>
                    <w:szCs w:val="24"/>
                    <w:highlight w:val="white"/>
                  </w:rPr>
                  <w:t>◯</w:t>
                </w:r>
              </w:sdtContent>
            </w:sdt>
            <w:r w:rsidR="00A831AE" w:rsidRPr="001D2F4A">
              <w:rPr>
                <w:rFonts w:ascii="Times New Roman" w:eastAsia="Times New Roman" w:hAnsi="Times New Roman" w:cs="Times New Roman"/>
                <w:sz w:val="24"/>
                <w:szCs w:val="24"/>
                <w:highlight w:val="white"/>
              </w:rPr>
              <w:t xml:space="preserve"> High school</w:t>
            </w:r>
          </w:p>
          <w:p w14:paraId="5752EE1B" w14:textId="77777777" w:rsidR="00A831AE" w:rsidRPr="001D2F4A" w:rsidRDefault="00F14859" w:rsidP="00A831AE">
            <w:pPr>
              <w:spacing w:line="240" w:lineRule="auto"/>
              <w:jc w:val="both"/>
              <w:rPr>
                <w:rFonts w:ascii="Times New Roman" w:eastAsia="Times New Roman" w:hAnsi="Times New Roman" w:cs="Times New Roman"/>
                <w:sz w:val="24"/>
                <w:szCs w:val="24"/>
                <w:highlight w:val="white"/>
              </w:rPr>
            </w:pPr>
            <w:sdt>
              <w:sdtPr>
                <w:rPr>
                  <w:rFonts w:ascii="Times New Roman" w:hAnsi="Times New Roman" w:cs="Times New Roman"/>
                </w:rPr>
                <w:tag w:val="goog_rdk_242"/>
                <w:id w:val="906582799"/>
              </w:sdtPr>
              <w:sdtEndPr/>
              <w:sdtContent>
                <w:r w:rsidR="00A831AE" w:rsidRPr="001D2F4A">
                  <w:rPr>
                    <w:rFonts w:ascii="Cambria Math" w:eastAsia="Arial Unicode MS" w:hAnsi="Cambria Math" w:cs="Cambria Math"/>
                    <w:sz w:val="24"/>
                    <w:szCs w:val="24"/>
                    <w:highlight w:val="white"/>
                  </w:rPr>
                  <w:t>◯</w:t>
                </w:r>
              </w:sdtContent>
            </w:sdt>
            <w:r w:rsidR="00A831AE" w:rsidRPr="001D2F4A">
              <w:rPr>
                <w:rFonts w:ascii="Times New Roman" w:eastAsia="Times New Roman" w:hAnsi="Times New Roman" w:cs="Times New Roman"/>
                <w:sz w:val="24"/>
                <w:szCs w:val="24"/>
                <w:highlight w:val="white"/>
              </w:rPr>
              <w:t xml:space="preserve"> A Bachelor’s degree</w:t>
            </w:r>
          </w:p>
          <w:p w14:paraId="23856577" w14:textId="77777777" w:rsidR="00A831AE" w:rsidRPr="001D2F4A" w:rsidRDefault="00F14859" w:rsidP="00A831AE">
            <w:pPr>
              <w:spacing w:line="240" w:lineRule="auto"/>
              <w:jc w:val="both"/>
              <w:rPr>
                <w:rFonts w:ascii="Times New Roman" w:eastAsia="Times New Roman" w:hAnsi="Times New Roman" w:cs="Times New Roman"/>
                <w:sz w:val="24"/>
                <w:szCs w:val="24"/>
                <w:highlight w:val="white"/>
              </w:rPr>
            </w:pPr>
            <w:sdt>
              <w:sdtPr>
                <w:rPr>
                  <w:rFonts w:ascii="Times New Roman" w:hAnsi="Times New Roman" w:cs="Times New Roman"/>
                </w:rPr>
                <w:tag w:val="goog_rdk_243"/>
                <w:id w:val="-1266141197"/>
              </w:sdtPr>
              <w:sdtEndPr/>
              <w:sdtContent>
                <w:r w:rsidR="00A831AE" w:rsidRPr="001D2F4A">
                  <w:rPr>
                    <w:rFonts w:ascii="Cambria Math" w:eastAsia="Arial Unicode MS" w:hAnsi="Cambria Math" w:cs="Cambria Math"/>
                    <w:sz w:val="24"/>
                    <w:szCs w:val="24"/>
                    <w:highlight w:val="white"/>
                  </w:rPr>
                  <w:t>◯</w:t>
                </w:r>
              </w:sdtContent>
            </w:sdt>
            <w:r w:rsidR="00A831AE" w:rsidRPr="001D2F4A">
              <w:rPr>
                <w:rFonts w:ascii="Times New Roman" w:eastAsia="Times New Roman" w:hAnsi="Times New Roman" w:cs="Times New Roman"/>
                <w:sz w:val="24"/>
                <w:szCs w:val="24"/>
                <w:highlight w:val="white"/>
              </w:rPr>
              <w:t xml:space="preserve"> A Master’s degree</w:t>
            </w:r>
          </w:p>
          <w:p w14:paraId="4F925B80" w14:textId="77777777" w:rsidR="00A831AE" w:rsidRPr="001D2F4A" w:rsidRDefault="00F14859" w:rsidP="00A831AE">
            <w:pPr>
              <w:spacing w:line="240" w:lineRule="auto"/>
              <w:jc w:val="both"/>
              <w:rPr>
                <w:rFonts w:ascii="Times New Roman" w:eastAsia="Times New Roman" w:hAnsi="Times New Roman" w:cs="Times New Roman"/>
                <w:sz w:val="24"/>
                <w:szCs w:val="24"/>
                <w:highlight w:val="white"/>
              </w:rPr>
            </w:pPr>
            <w:sdt>
              <w:sdtPr>
                <w:rPr>
                  <w:rFonts w:ascii="Times New Roman" w:hAnsi="Times New Roman" w:cs="Times New Roman"/>
                </w:rPr>
                <w:tag w:val="goog_rdk_244"/>
                <w:id w:val="-976451369"/>
              </w:sdtPr>
              <w:sdtEndPr/>
              <w:sdtContent>
                <w:r w:rsidR="00A831AE" w:rsidRPr="001D2F4A">
                  <w:rPr>
                    <w:rFonts w:ascii="Cambria Math" w:eastAsia="Arial Unicode MS" w:hAnsi="Cambria Math" w:cs="Cambria Math"/>
                    <w:sz w:val="24"/>
                    <w:szCs w:val="24"/>
                    <w:highlight w:val="white"/>
                  </w:rPr>
                  <w:t>◯</w:t>
                </w:r>
              </w:sdtContent>
            </w:sdt>
            <w:r w:rsidR="00A831AE" w:rsidRPr="001D2F4A">
              <w:rPr>
                <w:rFonts w:ascii="Times New Roman" w:eastAsia="Times New Roman" w:hAnsi="Times New Roman" w:cs="Times New Roman"/>
                <w:sz w:val="24"/>
                <w:szCs w:val="24"/>
                <w:highlight w:val="white"/>
              </w:rPr>
              <w:t xml:space="preserve"> A Ph.D. degree</w:t>
            </w:r>
          </w:p>
          <w:p w14:paraId="18F92B13" w14:textId="77777777" w:rsidR="00A831AE" w:rsidRDefault="00A831AE" w:rsidP="00A831AE">
            <w:pPr>
              <w:spacing w:line="240" w:lineRule="auto"/>
              <w:rPr>
                <w:rFonts w:ascii="Times New Roman" w:eastAsia="Times New Roman" w:hAnsi="Times New Roman" w:cs="Times New Roman"/>
                <w:color w:val="A6A6A6"/>
                <w:sz w:val="24"/>
                <w:szCs w:val="24"/>
              </w:rPr>
            </w:pPr>
          </w:p>
        </w:tc>
      </w:tr>
      <w:tr w:rsidR="00D31ED4" w14:paraId="4F879DD6" w14:textId="77777777" w:rsidTr="0D28EAE2">
        <w:trPr>
          <w:trHeight w:val="1633"/>
        </w:trPr>
        <w:tc>
          <w:tcPr>
            <w:tcW w:w="1620" w:type="dxa"/>
            <w:tcMar>
              <w:top w:w="0" w:type="dxa"/>
              <w:left w:w="100" w:type="dxa"/>
              <w:bottom w:w="0" w:type="dxa"/>
              <w:right w:w="100" w:type="dxa"/>
            </w:tcMar>
          </w:tcPr>
          <w:p w14:paraId="6816FAD3" w14:textId="41951174" w:rsidR="00D31ED4" w:rsidRDefault="00D31ED4" w:rsidP="00D31ED4">
            <w:pPr>
              <w:widowControl w:val="0"/>
              <w:pBdr>
                <w:top w:val="nil"/>
                <w:left w:val="nil"/>
                <w:bottom w:val="nil"/>
                <w:right w:val="nil"/>
                <w:between w:val="nil"/>
              </w:pBdr>
              <w:rPr>
                <w:rFonts w:ascii="Times New Roman" w:eastAsia="Times New Roman" w:hAnsi="Times New Roman" w:cs="Times New Roman"/>
                <w:b/>
                <w:color w:val="0E101A"/>
                <w:sz w:val="24"/>
                <w:szCs w:val="24"/>
              </w:rPr>
            </w:pPr>
            <w:r w:rsidRPr="00032A33">
              <w:rPr>
                <w:rFonts w:ascii="Times New Roman" w:hAnsi="Times New Roman" w:cs="Times New Roman"/>
                <w:b/>
                <w:sz w:val="24"/>
                <w:szCs w:val="24"/>
              </w:rPr>
              <w:lastRenderedPageBreak/>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12A7D441" w14:textId="77777777" w:rsidR="00CB0059" w:rsidRPr="00CB0059" w:rsidRDefault="00CB0059" w:rsidP="00CB0059">
            <w:pPr>
              <w:spacing w:line="240" w:lineRule="auto"/>
              <w:jc w:val="both"/>
              <w:rPr>
                <w:rFonts w:ascii="Times New Roman" w:hAnsi="Times New Roman" w:cs="Times New Roman"/>
                <w:sz w:val="24"/>
                <w:szCs w:val="24"/>
                <w:lang w:val="en-US"/>
              </w:rPr>
            </w:pPr>
            <w:r w:rsidRPr="00CB0059">
              <w:rPr>
                <w:rFonts w:ascii="Times New Roman" w:hAnsi="Times New Roman" w:cs="Times New Roman"/>
                <w:sz w:val="24"/>
                <w:szCs w:val="24"/>
                <w:lang w:val="en-US"/>
              </w:rPr>
              <w:t xml:space="preserve">This question provides insights into </w:t>
            </w:r>
            <w:r w:rsidRPr="00CB0059">
              <w:rPr>
                <w:rFonts w:ascii="Times New Roman" w:hAnsi="Times New Roman" w:cs="Times New Roman"/>
                <w:b/>
                <w:bCs/>
                <w:sz w:val="24"/>
                <w:szCs w:val="24"/>
                <w:lang w:val="en-US"/>
              </w:rPr>
              <w:t>social vulnerability.</w:t>
            </w:r>
          </w:p>
          <w:p w14:paraId="4B868F3D" w14:textId="77777777" w:rsidR="00CB0059" w:rsidRPr="00CB0059" w:rsidRDefault="00CB0059" w:rsidP="00CB0059">
            <w:pPr>
              <w:spacing w:line="240" w:lineRule="auto"/>
              <w:jc w:val="both"/>
              <w:rPr>
                <w:rFonts w:ascii="Times New Roman" w:hAnsi="Times New Roman" w:cs="Times New Roman"/>
                <w:sz w:val="24"/>
                <w:szCs w:val="24"/>
                <w:lang w:val="en-US"/>
              </w:rPr>
            </w:pPr>
          </w:p>
          <w:p w14:paraId="54A16AB6" w14:textId="0431F7E6" w:rsidR="00D31ED4" w:rsidRDefault="00CB0059" w:rsidP="00CB0059">
            <w:pPr>
              <w:spacing w:line="240" w:lineRule="auto"/>
              <w:jc w:val="both"/>
            </w:pPr>
            <w:r w:rsidRPr="00CB0059">
              <w:rPr>
                <w:rFonts w:ascii="Times New Roman" w:hAnsi="Times New Roman" w:cs="Times New Roman"/>
                <w:sz w:val="24"/>
                <w:szCs w:val="24"/>
                <w:lang w:val="en-US"/>
              </w:rPr>
              <w:t>Education level is a key indicator of the Social Vulnerability Index (SVI). Studies indicate that households with lower education levels tend to be more vulnerable to floods, often demonstrating reduced coping capacity during emergencies.</w:t>
            </w:r>
          </w:p>
        </w:tc>
      </w:tr>
      <w:tr w:rsidR="004C5CC7" w14:paraId="18F92B17" w14:textId="77777777" w:rsidTr="0D28EAE2">
        <w:trPr>
          <w:trHeight w:val="211"/>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18F92B15" w14:textId="481C2B86" w:rsidR="004C5CC7" w:rsidRDefault="004C5CC7" w:rsidP="004C5CC7">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Question 3</w:t>
            </w:r>
            <w:r w:rsidR="00F14859">
              <w:rPr>
                <w:rFonts w:ascii="Times New Roman" w:hAnsi="Times New Roman" w:cs="Times New Roman" w:hint="eastAsia"/>
                <w:b/>
                <w:sz w:val="24"/>
                <w:szCs w:val="24"/>
              </w:rPr>
              <w:t>5</w:t>
            </w:r>
            <w:r w:rsidRPr="001D2F4A">
              <w:rPr>
                <w:rFonts w:ascii="Times New Roman" w:eastAsia="Times New Roman" w:hAnsi="Times New Roman" w:cs="Times New Roman"/>
                <w:b/>
                <w:sz w:val="24"/>
                <w:szCs w:val="24"/>
              </w:rPr>
              <w:t>.</w:t>
            </w:r>
          </w:p>
        </w:tc>
        <w:tc>
          <w:tcPr>
            <w:tcW w:w="7736" w:type="dxa"/>
            <w:tcBorders>
              <w:top w:val="nil"/>
              <w:left w:val="nil"/>
              <w:bottom w:val="nil"/>
              <w:right w:val="nil"/>
            </w:tcBorders>
            <w:shd w:val="clear" w:color="auto" w:fill="auto"/>
            <w:tcMar>
              <w:top w:w="0" w:type="dxa"/>
              <w:left w:w="100" w:type="dxa"/>
              <w:bottom w:w="0" w:type="dxa"/>
              <w:right w:w="100" w:type="dxa"/>
            </w:tcMar>
          </w:tcPr>
          <w:p w14:paraId="18F92B16" w14:textId="4B82894A" w:rsidR="004C5CC7" w:rsidRDefault="004C5CC7" w:rsidP="004C5CC7">
            <w:pPr>
              <w:spacing w:line="240" w:lineRule="auto"/>
              <w:rPr>
                <w:rFonts w:ascii="Times New Roman" w:eastAsia="Times New Roman" w:hAnsi="Times New Roman" w:cs="Times New Roman"/>
                <w:b/>
                <w:color w:val="0E101A"/>
                <w:sz w:val="24"/>
                <w:szCs w:val="24"/>
              </w:rPr>
            </w:pPr>
            <w:r w:rsidRPr="001D2F4A">
              <w:rPr>
                <w:rFonts w:ascii="Times New Roman" w:eastAsia="Times New Roman" w:hAnsi="Times New Roman" w:cs="Times New Roman"/>
                <w:b/>
                <w:color w:val="0E101A"/>
                <w:sz w:val="24"/>
                <w:szCs w:val="24"/>
              </w:rPr>
              <w:t xml:space="preserve">What is your </w:t>
            </w:r>
            <w:r w:rsidRPr="001D2F4A">
              <w:rPr>
                <w:rFonts w:ascii="Times New Roman" w:eastAsia="Times New Roman" w:hAnsi="Times New Roman" w:cs="Times New Roman"/>
                <w:b/>
                <w:color w:val="0E101A"/>
                <w:sz w:val="24"/>
                <w:szCs w:val="24"/>
                <w:u w:val="single"/>
              </w:rPr>
              <w:t>race/ethnicity</w:t>
            </w:r>
            <w:r w:rsidRPr="001D2F4A">
              <w:rPr>
                <w:rFonts w:ascii="Times New Roman" w:eastAsia="Times New Roman" w:hAnsi="Times New Roman" w:cs="Times New Roman"/>
                <w:b/>
                <w:color w:val="0E101A"/>
                <w:sz w:val="24"/>
                <w:szCs w:val="24"/>
              </w:rPr>
              <w:t>?</w:t>
            </w:r>
          </w:p>
        </w:tc>
      </w:tr>
      <w:tr w:rsidR="004C5CC7" w14:paraId="18F92B21" w14:textId="77777777" w:rsidTr="00F14859">
        <w:trPr>
          <w:trHeight w:val="1472"/>
        </w:trPr>
        <w:tc>
          <w:tcPr>
            <w:tcW w:w="1620" w:type="dxa"/>
            <w:vMerge/>
            <w:tcMar>
              <w:top w:w="0" w:type="dxa"/>
              <w:left w:w="100" w:type="dxa"/>
              <w:bottom w:w="0" w:type="dxa"/>
              <w:right w:w="100" w:type="dxa"/>
            </w:tcMar>
          </w:tcPr>
          <w:p w14:paraId="18F92B18" w14:textId="77777777" w:rsidR="004C5CC7" w:rsidRDefault="004C5CC7" w:rsidP="004C5CC7">
            <w:pPr>
              <w:widowControl w:val="0"/>
              <w:pBdr>
                <w:top w:val="nil"/>
                <w:left w:val="nil"/>
                <w:bottom w:val="nil"/>
                <w:right w:val="nil"/>
                <w:between w:val="nil"/>
              </w:pBdr>
              <w:rPr>
                <w:rFonts w:ascii="Times New Roman" w:eastAsia="Times New Roman" w:hAnsi="Times New Roman" w:cs="Times New Roman"/>
                <w:b/>
                <w:color w:val="0E101A"/>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69D9B5F2" w14:textId="77777777" w:rsidR="004C5CC7" w:rsidRPr="001D2F4A" w:rsidRDefault="00F14859" w:rsidP="004C5CC7">
            <w:pPr>
              <w:spacing w:line="240" w:lineRule="auto"/>
              <w:jc w:val="both"/>
              <w:rPr>
                <w:rFonts w:ascii="Times New Roman" w:hAnsi="Times New Roman" w:cs="Times New Roman"/>
                <w:sz w:val="24"/>
                <w:szCs w:val="24"/>
                <w:highlight w:val="white"/>
              </w:rPr>
            </w:pPr>
            <w:sdt>
              <w:sdtPr>
                <w:rPr>
                  <w:rFonts w:ascii="Times New Roman" w:hAnsi="Times New Roman" w:cs="Times New Roman"/>
                </w:rPr>
                <w:tag w:val="goog_rdk_249"/>
                <w:id w:val="823318992"/>
              </w:sdtPr>
              <w:sdtEndPr/>
              <w:sdtContent>
                <w:r w:rsidR="004C5CC7" w:rsidRPr="001D2F4A">
                  <w:rPr>
                    <w:rFonts w:ascii="Cambria Math" w:eastAsia="Arial Unicode MS" w:hAnsi="Cambria Math" w:cs="Cambria Math"/>
                    <w:sz w:val="24"/>
                    <w:szCs w:val="24"/>
                    <w:highlight w:val="white"/>
                  </w:rPr>
                  <w:t>◯</w:t>
                </w:r>
              </w:sdtContent>
            </w:sdt>
            <w:r w:rsidR="004C5CC7" w:rsidRPr="001D2F4A">
              <w:rPr>
                <w:rFonts w:ascii="Times New Roman" w:eastAsia="Times New Roman" w:hAnsi="Times New Roman" w:cs="Times New Roman"/>
                <w:sz w:val="24"/>
                <w:szCs w:val="24"/>
                <w:highlight w:val="white"/>
              </w:rPr>
              <w:t xml:space="preserve"> Asian</w:t>
            </w:r>
            <w:r w:rsidR="004C5CC7" w:rsidRPr="001D2F4A">
              <w:rPr>
                <w:rFonts w:ascii="Times New Roman" w:hAnsi="Times New Roman" w:cs="Times New Roman"/>
                <w:sz w:val="24"/>
                <w:szCs w:val="24"/>
                <w:highlight w:val="white"/>
              </w:rPr>
              <w:t xml:space="preserve"> or Pacific Islander</w:t>
            </w:r>
          </w:p>
          <w:p w14:paraId="6025EB7D" w14:textId="77777777" w:rsidR="004C5CC7" w:rsidRPr="001D2F4A" w:rsidRDefault="00F14859" w:rsidP="004C5CC7">
            <w:pPr>
              <w:spacing w:line="240" w:lineRule="auto"/>
              <w:jc w:val="both"/>
              <w:rPr>
                <w:rFonts w:ascii="Times New Roman" w:hAnsi="Times New Roman" w:cs="Times New Roman"/>
                <w:sz w:val="24"/>
                <w:szCs w:val="24"/>
                <w:highlight w:val="white"/>
              </w:rPr>
            </w:pPr>
            <w:sdt>
              <w:sdtPr>
                <w:rPr>
                  <w:rFonts w:ascii="Times New Roman" w:hAnsi="Times New Roman" w:cs="Times New Roman"/>
                </w:rPr>
                <w:tag w:val="goog_rdk_247"/>
                <w:id w:val="-1253036145"/>
              </w:sdtPr>
              <w:sdtEndPr/>
              <w:sdtContent>
                <w:r w:rsidR="004C5CC7" w:rsidRPr="001D2F4A">
                  <w:rPr>
                    <w:rFonts w:ascii="Cambria Math" w:eastAsia="Arial Unicode MS" w:hAnsi="Cambria Math" w:cs="Cambria Math"/>
                    <w:sz w:val="24"/>
                    <w:szCs w:val="24"/>
                    <w:highlight w:val="white"/>
                  </w:rPr>
                  <w:t>◯</w:t>
                </w:r>
              </w:sdtContent>
            </w:sdt>
            <w:r w:rsidR="004C5CC7" w:rsidRPr="001D2F4A">
              <w:rPr>
                <w:rFonts w:ascii="Times New Roman" w:eastAsia="Times New Roman" w:hAnsi="Times New Roman" w:cs="Times New Roman"/>
                <w:sz w:val="24"/>
                <w:szCs w:val="24"/>
                <w:highlight w:val="white"/>
              </w:rPr>
              <w:t xml:space="preserve"> Black or African American</w:t>
            </w:r>
          </w:p>
          <w:p w14:paraId="29C80DCD" w14:textId="77777777" w:rsidR="004C5CC7" w:rsidRPr="001D2F4A" w:rsidRDefault="00F14859" w:rsidP="004C5CC7">
            <w:pPr>
              <w:spacing w:line="240" w:lineRule="auto"/>
              <w:jc w:val="both"/>
              <w:rPr>
                <w:rFonts w:ascii="Times New Roman" w:hAnsi="Times New Roman" w:cs="Times New Roman"/>
                <w:sz w:val="24"/>
                <w:szCs w:val="24"/>
                <w:highlight w:val="white"/>
              </w:rPr>
            </w:pPr>
            <w:sdt>
              <w:sdtPr>
                <w:rPr>
                  <w:rFonts w:ascii="Times New Roman" w:hAnsi="Times New Roman" w:cs="Times New Roman"/>
                </w:rPr>
                <w:tag w:val="goog_rdk_245"/>
                <w:id w:val="924076470"/>
              </w:sdtPr>
              <w:sdtEndPr/>
              <w:sdtContent>
                <w:r w:rsidR="004C5CC7" w:rsidRPr="001D2F4A">
                  <w:rPr>
                    <w:rFonts w:ascii="Cambria Math" w:eastAsia="Arial Unicode MS" w:hAnsi="Cambria Math" w:cs="Cambria Math"/>
                    <w:sz w:val="24"/>
                    <w:szCs w:val="24"/>
                    <w:highlight w:val="white"/>
                  </w:rPr>
                  <w:t>◯</w:t>
                </w:r>
              </w:sdtContent>
            </w:sdt>
            <w:r w:rsidR="004C5CC7" w:rsidRPr="001D2F4A">
              <w:rPr>
                <w:rFonts w:ascii="Times New Roman" w:eastAsia="Times New Roman" w:hAnsi="Times New Roman" w:cs="Times New Roman"/>
                <w:sz w:val="24"/>
                <w:szCs w:val="24"/>
                <w:highlight w:val="white"/>
              </w:rPr>
              <w:t xml:space="preserve"> Hispanic</w:t>
            </w:r>
            <w:r w:rsidR="004C5CC7" w:rsidRPr="001D2F4A">
              <w:rPr>
                <w:rFonts w:ascii="Times New Roman" w:hAnsi="Times New Roman" w:cs="Times New Roman"/>
                <w:sz w:val="24"/>
                <w:szCs w:val="24"/>
                <w:highlight w:val="white"/>
              </w:rPr>
              <w:t xml:space="preserve"> or </w:t>
            </w:r>
            <w:r w:rsidR="004C5CC7" w:rsidRPr="001D2F4A">
              <w:rPr>
                <w:rFonts w:ascii="Times New Roman" w:eastAsia="Times New Roman" w:hAnsi="Times New Roman" w:cs="Times New Roman"/>
                <w:sz w:val="24"/>
                <w:szCs w:val="24"/>
                <w:highlight w:val="white"/>
              </w:rPr>
              <w:t>Latino</w:t>
            </w:r>
            <w:r w:rsidR="004C5CC7" w:rsidRPr="001D2F4A">
              <w:rPr>
                <w:rFonts w:ascii="Times New Roman" w:hAnsi="Times New Roman" w:cs="Times New Roman"/>
                <w:sz w:val="24"/>
                <w:szCs w:val="24"/>
                <w:highlight w:val="white"/>
              </w:rPr>
              <w:t xml:space="preserve"> of any race </w:t>
            </w:r>
          </w:p>
          <w:p w14:paraId="7AC640D2" w14:textId="77777777" w:rsidR="004C5CC7" w:rsidRPr="001D2F4A" w:rsidRDefault="00F14859" w:rsidP="004C5CC7">
            <w:pPr>
              <w:spacing w:line="240" w:lineRule="auto"/>
              <w:jc w:val="both"/>
              <w:rPr>
                <w:rFonts w:ascii="Times New Roman" w:hAnsi="Times New Roman" w:cs="Times New Roman"/>
                <w:sz w:val="24"/>
                <w:szCs w:val="24"/>
                <w:highlight w:val="white"/>
              </w:rPr>
            </w:pPr>
            <w:sdt>
              <w:sdtPr>
                <w:rPr>
                  <w:rFonts w:ascii="Times New Roman" w:hAnsi="Times New Roman" w:cs="Times New Roman"/>
                </w:rPr>
                <w:tag w:val="goog_rdk_246"/>
                <w:id w:val="1580018683"/>
              </w:sdtPr>
              <w:sdtEndPr/>
              <w:sdtContent>
                <w:r w:rsidR="004C5CC7" w:rsidRPr="001D2F4A">
                  <w:rPr>
                    <w:rFonts w:ascii="Cambria Math" w:eastAsia="Arial Unicode MS" w:hAnsi="Cambria Math" w:cs="Cambria Math"/>
                    <w:sz w:val="24"/>
                    <w:szCs w:val="24"/>
                    <w:highlight w:val="white"/>
                  </w:rPr>
                  <w:t>◯</w:t>
                </w:r>
              </w:sdtContent>
            </w:sdt>
            <w:r w:rsidR="004C5CC7" w:rsidRPr="001D2F4A">
              <w:rPr>
                <w:rFonts w:ascii="Times New Roman" w:eastAsia="Times New Roman" w:hAnsi="Times New Roman" w:cs="Times New Roman"/>
                <w:sz w:val="24"/>
                <w:szCs w:val="24"/>
                <w:highlight w:val="white"/>
              </w:rPr>
              <w:t xml:space="preserve"> White</w:t>
            </w:r>
            <w:r w:rsidR="004C5CC7" w:rsidRPr="001D2F4A">
              <w:rPr>
                <w:rFonts w:ascii="Times New Roman" w:hAnsi="Times New Roman" w:cs="Times New Roman"/>
                <w:sz w:val="24"/>
                <w:szCs w:val="24"/>
                <w:highlight w:val="white"/>
              </w:rPr>
              <w:t xml:space="preserve"> or Caucasian</w:t>
            </w:r>
          </w:p>
          <w:p w14:paraId="18F92B20" w14:textId="22B19FD8" w:rsidR="004C5CC7" w:rsidRDefault="00F14859" w:rsidP="004C5CC7">
            <w:pPr>
              <w:spacing w:line="240" w:lineRule="auto"/>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46"/>
                <w:id w:val="-2071343358"/>
              </w:sdtPr>
              <w:sdtEndPr/>
              <w:sdtContent>
                <w:r w:rsidR="004C5CC7" w:rsidRPr="001D2F4A">
                  <w:rPr>
                    <w:rFonts w:ascii="Cambria Math" w:eastAsia="Arial Unicode MS" w:hAnsi="Cambria Math" w:cs="Cambria Math"/>
                    <w:sz w:val="24"/>
                    <w:szCs w:val="24"/>
                    <w:highlight w:val="white"/>
                  </w:rPr>
                  <w:t>◯</w:t>
                </w:r>
              </w:sdtContent>
            </w:sdt>
            <w:r w:rsidR="004C5CC7" w:rsidRPr="001D2F4A">
              <w:rPr>
                <w:rFonts w:ascii="Times New Roman" w:hAnsi="Times New Roman" w:cs="Times New Roman"/>
              </w:rPr>
              <w:t xml:space="preserve"> </w:t>
            </w:r>
            <w:r w:rsidR="004C5CC7" w:rsidRPr="001D2F4A">
              <w:rPr>
                <w:rFonts w:ascii="Times New Roman" w:eastAsia="Times New Roman" w:hAnsi="Times New Roman" w:cs="Times New Roman"/>
                <w:sz w:val="24"/>
                <w:szCs w:val="24"/>
              </w:rPr>
              <w:t>Others</w:t>
            </w:r>
            <w:r w:rsidR="004C5CC7" w:rsidRPr="001D2F4A">
              <w:rPr>
                <w:rFonts w:ascii="Times New Roman" w:hAnsi="Times New Roman" w:cs="Times New Roman"/>
                <w:sz w:val="24"/>
                <w:szCs w:val="24"/>
              </w:rPr>
              <w:t xml:space="preserve"> or multiple races</w:t>
            </w:r>
          </w:p>
        </w:tc>
      </w:tr>
      <w:tr w:rsidR="00CB0059" w14:paraId="16B7D0F5" w14:textId="77777777" w:rsidTr="004000D0">
        <w:trPr>
          <w:trHeight w:val="1792"/>
        </w:trPr>
        <w:tc>
          <w:tcPr>
            <w:tcW w:w="1620" w:type="dxa"/>
            <w:tcMar>
              <w:top w:w="0" w:type="dxa"/>
              <w:left w:w="100" w:type="dxa"/>
              <w:bottom w:w="0" w:type="dxa"/>
              <w:right w:w="100" w:type="dxa"/>
            </w:tcMar>
          </w:tcPr>
          <w:p w14:paraId="2225E18B" w14:textId="1192F0D9" w:rsidR="00CB0059" w:rsidRDefault="00CB0059" w:rsidP="00CB0059">
            <w:pPr>
              <w:widowControl w:val="0"/>
              <w:pBdr>
                <w:top w:val="nil"/>
                <w:left w:val="nil"/>
                <w:bottom w:val="nil"/>
                <w:right w:val="nil"/>
                <w:between w:val="nil"/>
              </w:pBdr>
              <w:rPr>
                <w:rFonts w:ascii="Times New Roman" w:eastAsia="Times New Roman" w:hAnsi="Times New Roman" w:cs="Times New Roman"/>
                <w:b/>
                <w:color w:val="0E101A"/>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4D2E5CC5" w14:textId="290136BE" w:rsidR="00CB0059" w:rsidRPr="00CB0059" w:rsidRDefault="00CB0059" w:rsidP="00CB0059">
            <w:pPr>
              <w:spacing w:line="240" w:lineRule="auto"/>
              <w:jc w:val="both"/>
              <w:rPr>
                <w:rFonts w:ascii="Times New Roman" w:hAnsi="Times New Roman" w:cs="Times New Roman"/>
                <w:sz w:val="24"/>
                <w:szCs w:val="24"/>
                <w:lang w:val="en-US"/>
              </w:rPr>
            </w:pPr>
            <w:r w:rsidRPr="00CB0059">
              <w:rPr>
                <w:rFonts w:ascii="Times New Roman" w:hAnsi="Times New Roman" w:cs="Times New Roman"/>
                <w:sz w:val="24"/>
                <w:szCs w:val="24"/>
                <w:lang w:val="en-US"/>
              </w:rPr>
              <w:t xml:space="preserve">This question </w:t>
            </w:r>
            <w:r>
              <w:rPr>
                <w:rFonts w:ascii="Times New Roman" w:hAnsi="Times New Roman" w:cs="Times New Roman"/>
                <w:sz w:val="24"/>
                <w:szCs w:val="24"/>
                <w:lang w:val="en-US"/>
              </w:rPr>
              <w:t>relates to</w:t>
            </w:r>
            <w:r w:rsidRPr="00CB0059">
              <w:rPr>
                <w:rFonts w:ascii="Times New Roman" w:hAnsi="Times New Roman" w:cs="Times New Roman"/>
                <w:sz w:val="24"/>
                <w:szCs w:val="24"/>
                <w:lang w:val="en-US"/>
              </w:rPr>
              <w:t xml:space="preserve"> </w:t>
            </w:r>
            <w:r w:rsidRPr="00CB0059">
              <w:rPr>
                <w:rFonts w:ascii="Times New Roman" w:hAnsi="Times New Roman" w:cs="Times New Roman"/>
                <w:b/>
                <w:bCs/>
                <w:sz w:val="24"/>
                <w:szCs w:val="24"/>
                <w:lang w:val="en-US"/>
              </w:rPr>
              <w:t>social vulnerability.</w:t>
            </w:r>
          </w:p>
          <w:p w14:paraId="06A9C44B" w14:textId="77777777" w:rsidR="00CB0059" w:rsidRPr="00CB0059" w:rsidRDefault="00CB0059" w:rsidP="00CB0059">
            <w:pPr>
              <w:spacing w:line="240" w:lineRule="auto"/>
              <w:jc w:val="both"/>
              <w:rPr>
                <w:rFonts w:ascii="Times New Roman" w:hAnsi="Times New Roman" w:cs="Times New Roman"/>
                <w:sz w:val="24"/>
                <w:szCs w:val="24"/>
                <w:lang w:val="en-US"/>
              </w:rPr>
            </w:pPr>
          </w:p>
          <w:p w14:paraId="224A47F9" w14:textId="2BC59E1C" w:rsidR="00CB0059" w:rsidRDefault="009C3A48" w:rsidP="00CB0059">
            <w:pPr>
              <w:spacing w:line="240" w:lineRule="auto"/>
              <w:jc w:val="both"/>
            </w:pPr>
            <w:r w:rsidRPr="009C3A48">
              <w:rPr>
                <w:rFonts w:ascii="Times New Roman" w:hAnsi="Times New Roman" w:cs="Times New Roman"/>
                <w:sz w:val="24"/>
                <w:szCs w:val="24"/>
                <w:lang w:val="en-US"/>
              </w:rPr>
              <w:t>Race and ethnicity are key indicators within the Social Vulnerability Index (SVI). Households belonging to minority groups often experience characteristics associated with increased vulnerability, such as poorer living conditions, lower economic status, and limited access to health resources.</w:t>
            </w:r>
          </w:p>
        </w:tc>
      </w:tr>
      <w:tr w:rsidR="000E6A7C" w14:paraId="18F92B25" w14:textId="77777777" w:rsidTr="0D28EAE2">
        <w:trPr>
          <w:trHeight w:val="284"/>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0A384E4B" w14:textId="1480EC89" w:rsidR="000E6A7C" w:rsidRPr="001D2F4A" w:rsidRDefault="000E6A7C" w:rsidP="000E6A7C">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Question 3</w:t>
            </w:r>
            <w:r w:rsidR="00F14859">
              <w:rPr>
                <w:rFonts w:ascii="Times New Roman" w:hAnsi="Times New Roman" w:cs="Times New Roman" w:hint="eastAsia"/>
                <w:b/>
                <w:sz w:val="24"/>
                <w:szCs w:val="24"/>
              </w:rPr>
              <w:t>6</w:t>
            </w:r>
            <w:r w:rsidRPr="001D2F4A">
              <w:rPr>
                <w:rFonts w:ascii="Times New Roman" w:eastAsia="Times New Roman" w:hAnsi="Times New Roman" w:cs="Times New Roman"/>
                <w:b/>
                <w:sz w:val="24"/>
                <w:szCs w:val="24"/>
              </w:rPr>
              <w:t>.</w:t>
            </w:r>
          </w:p>
          <w:p w14:paraId="18F92B23" w14:textId="2D204D9E" w:rsidR="000E6A7C" w:rsidRDefault="000E6A7C" w:rsidP="000E6A7C">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 </w:t>
            </w:r>
          </w:p>
        </w:tc>
        <w:tc>
          <w:tcPr>
            <w:tcW w:w="7736" w:type="dxa"/>
            <w:tcBorders>
              <w:top w:val="nil"/>
              <w:left w:val="nil"/>
              <w:bottom w:val="nil"/>
              <w:right w:val="nil"/>
            </w:tcBorders>
            <w:shd w:val="clear" w:color="auto" w:fill="auto"/>
            <w:tcMar>
              <w:top w:w="0" w:type="dxa"/>
              <w:left w:w="100" w:type="dxa"/>
              <w:bottom w:w="0" w:type="dxa"/>
              <w:right w:w="100" w:type="dxa"/>
            </w:tcMar>
          </w:tcPr>
          <w:p w14:paraId="18F92B24" w14:textId="1AB7B712" w:rsidR="000E6A7C" w:rsidRDefault="000E6A7C" w:rsidP="000E6A7C">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What is your </w:t>
            </w:r>
            <w:r w:rsidRPr="001D2F4A">
              <w:rPr>
                <w:rFonts w:ascii="Times New Roman" w:eastAsia="Times New Roman" w:hAnsi="Times New Roman" w:cs="Times New Roman"/>
                <w:b/>
                <w:sz w:val="24"/>
                <w:szCs w:val="24"/>
                <w:u w:val="single"/>
              </w:rPr>
              <w:t>current employment status</w:t>
            </w:r>
            <w:r w:rsidRPr="001D2F4A">
              <w:rPr>
                <w:rFonts w:ascii="Times New Roman" w:eastAsia="Times New Roman" w:hAnsi="Times New Roman" w:cs="Times New Roman"/>
                <w:b/>
                <w:sz w:val="24"/>
                <w:szCs w:val="24"/>
              </w:rPr>
              <w:t>?</w:t>
            </w:r>
          </w:p>
        </w:tc>
      </w:tr>
      <w:tr w:rsidR="000E6A7C" w14:paraId="18F92B2C" w14:textId="77777777" w:rsidTr="0D28EAE2">
        <w:trPr>
          <w:trHeight w:val="1725"/>
        </w:trPr>
        <w:tc>
          <w:tcPr>
            <w:tcW w:w="1620" w:type="dxa"/>
            <w:vMerge/>
            <w:tcMar>
              <w:top w:w="0" w:type="dxa"/>
              <w:left w:w="100" w:type="dxa"/>
              <w:bottom w:w="0" w:type="dxa"/>
              <w:right w:w="100" w:type="dxa"/>
            </w:tcMar>
          </w:tcPr>
          <w:p w14:paraId="18F92B26" w14:textId="77777777" w:rsidR="000E6A7C" w:rsidRDefault="000E6A7C" w:rsidP="000E6A7C">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618FE0AE" w14:textId="77777777" w:rsidR="000E6A7C" w:rsidRPr="001D2F4A" w:rsidRDefault="00F14859" w:rsidP="000E6A7C">
            <w:pPr>
              <w:spacing w:line="240" w:lineRule="auto"/>
              <w:jc w:val="both"/>
              <w:rPr>
                <w:rFonts w:ascii="Times New Roman" w:eastAsia="Times New Roman" w:hAnsi="Times New Roman" w:cs="Times New Roman"/>
                <w:sz w:val="24"/>
                <w:szCs w:val="24"/>
              </w:rPr>
            </w:pPr>
            <w:sdt>
              <w:sdtPr>
                <w:rPr>
                  <w:rFonts w:ascii="Times New Roman" w:hAnsi="Times New Roman" w:cs="Times New Roman"/>
                </w:rPr>
                <w:tag w:val="goog_rdk_252"/>
                <w:id w:val="1614093450"/>
              </w:sdtPr>
              <w:sdtEndPr/>
              <w:sdtContent>
                <w:r w:rsidR="000E6A7C" w:rsidRPr="001D2F4A">
                  <w:rPr>
                    <w:rFonts w:ascii="Cambria Math" w:eastAsia="Arial Unicode MS" w:hAnsi="Cambria Math" w:cs="Cambria Math"/>
                    <w:color w:val="A6A6A6"/>
                    <w:sz w:val="24"/>
                    <w:szCs w:val="24"/>
                    <w:highlight w:val="white"/>
                  </w:rPr>
                  <w:t>◯</w:t>
                </w:r>
              </w:sdtContent>
            </w:sdt>
            <w:r w:rsidR="000E6A7C" w:rsidRPr="001D2F4A">
              <w:rPr>
                <w:rFonts w:ascii="Times New Roman" w:eastAsia="Times New Roman" w:hAnsi="Times New Roman" w:cs="Times New Roman"/>
                <w:color w:val="A6A6A6"/>
                <w:sz w:val="24"/>
                <w:szCs w:val="24"/>
                <w:highlight w:val="white"/>
              </w:rPr>
              <w:t xml:space="preserve"> </w:t>
            </w:r>
            <w:r w:rsidR="000E6A7C" w:rsidRPr="001D2F4A">
              <w:rPr>
                <w:rFonts w:ascii="Times New Roman" w:eastAsia="Times New Roman" w:hAnsi="Times New Roman" w:cs="Times New Roman"/>
                <w:sz w:val="24"/>
                <w:szCs w:val="24"/>
              </w:rPr>
              <w:t>Full-time employed</w:t>
            </w:r>
          </w:p>
          <w:p w14:paraId="67AB55AA" w14:textId="77777777" w:rsidR="000E6A7C" w:rsidRPr="001D2F4A" w:rsidRDefault="00F14859" w:rsidP="000E6A7C">
            <w:pPr>
              <w:spacing w:line="240" w:lineRule="auto"/>
              <w:jc w:val="both"/>
              <w:rPr>
                <w:rFonts w:ascii="Times New Roman" w:eastAsia="Times New Roman" w:hAnsi="Times New Roman" w:cs="Times New Roman"/>
                <w:sz w:val="24"/>
                <w:szCs w:val="24"/>
              </w:rPr>
            </w:pPr>
            <w:sdt>
              <w:sdtPr>
                <w:rPr>
                  <w:rFonts w:ascii="Times New Roman" w:hAnsi="Times New Roman" w:cs="Times New Roman"/>
                </w:rPr>
                <w:tag w:val="goog_rdk_253"/>
                <w:id w:val="776058193"/>
              </w:sdtPr>
              <w:sdtEndPr/>
              <w:sdtContent>
                <w:r w:rsidR="000E6A7C" w:rsidRPr="001D2F4A">
                  <w:rPr>
                    <w:rFonts w:ascii="Cambria Math" w:eastAsia="Arial Unicode MS" w:hAnsi="Cambria Math" w:cs="Cambria Math"/>
                    <w:color w:val="A6A6A6"/>
                    <w:sz w:val="24"/>
                    <w:szCs w:val="24"/>
                    <w:highlight w:val="white"/>
                  </w:rPr>
                  <w:t>◯</w:t>
                </w:r>
              </w:sdtContent>
            </w:sdt>
            <w:r w:rsidR="000E6A7C" w:rsidRPr="001D2F4A">
              <w:rPr>
                <w:rFonts w:ascii="Times New Roman" w:eastAsia="Times New Roman" w:hAnsi="Times New Roman" w:cs="Times New Roman"/>
                <w:color w:val="A6A6A6"/>
                <w:sz w:val="24"/>
                <w:szCs w:val="24"/>
                <w:highlight w:val="white"/>
              </w:rPr>
              <w:t xml:space="preserve"> </w:t>
            </w:r>
            <w:r w:rsidR="000E6A7C" w:rsidRPr="001D2F4A">
              <w:rPr>
                <w:rFonts w:ascii="Times New Roman" w:eastAsia="Times New Roman" w:hAnsi="Times New Roman" w:cs="Times New Roman"/>
                <w:sz w:val="24"/>
                <w:szCs w:val="24"/>
              </w:rPr>
              <w:t>Part-time or hourly employed</w:t>
            </w:r>
          </w:p>
          <w:p w14:paraId="33024E86" w14:textId="77777777" w:rsidR="000E6A7C" w:rsidRPr="001D2F4A" w:rsidRDefault="00F14859" w:rsidP="000E6A7C">
            <w:pPr>
              <w:spacing w:line="240" w:lineRule="auto"/>
              <w:jc w:val="both"/>
              <w:rPr>
                <w:rFonts w:ascii="Times New Roman" w:eastAsia="Times New Roman" w:hAnsi="Times New Roman" w:cs="Times New Roman"/>
                <w:sz w:val="24"/>
                <w:szCs w:val="24"/>
              </w:rPr>
            </w:pPr>
            <w:sdt>
              <w:sdtPr>
                <w:rPr>
                  <w:rFonts w:ascii="Times New Roman" w:hAnsi="Times New Roman" w:cs="Times New Roman"/>
                </w:rPr>
                <w:tag w:val="goog_rdk_254"/>
                <w:id w:val="1204287776"/>
              </w:sdtPr>
              <w:sdtEndPr/>
              <w:sdtContent>
                <w:r w:rsidR="000E6A7C" w:rsidRPr="001D2F4A">
                  <w:rPr>
                    <w:rFonts w:ascii="Cambria Math" w:eastAsia="Arial Unicode MS" w:hAnsi="Cambria Math" w:cs="Cambria Math"/>
                    <w:color w:val="A6A6A6"/>
                    <w:sz w:val="24"/>
                    <w:szCs w:val="24"/>
                    <w:highlight w:val="white"/>
                  </w:rPr>
                  <w:t>◯</w:t>
                </w:r>
              </w:sdtContent>
            </w:sdt>
            <w:r w:rsidR="000E6A7C" w:rsidRPr="001D2F4A">
              <w:rPr>
                <w:rFonts w:ascii="Times New Roman" w:eastAsia="Times New Roman" w:hAnsi="Times New Roman" w:cs="Times New Roman"/>
                <w:color w:val="A6A6A6"/>
                <w:sz w:val="24"/>
                <w:szCs w:val="24"/>
                <w:highlight w:val="white"/>
              </w:rPr>
              <w:t xml:space="preserve"> </w:t>
            </w:r>
            <w:r w:rsidR="000E6A7C" w:rsidRPr="001D2F4A">
              <w:rPr>
                <w:rFonts w:ascii="Times New Roman" w:eastAsia="Times New Roman" w:hAnsi="Times New Roman" w:cs="Times New Roman"/>
                <w:sz w:val="24"/>
                <w:szCs w:val="24"/>
              </w:rPr>
              <w:t>Unemployed</w:t>
            </w:r>
          </w:p>
          <w:p w14:paraId="7A8B3681" w14:textId="77777777" w:rsidR="000E6A7C" w:rsidRPr="001D2F4A" w:rsidRDefault="00F14859" w:rsidP="000E6A7C">
            <w:pPr>
              <w:spacing w:line="240" w:lineRule="auto"/>
              <w:jc w:val="both"/>
              <w:rPr>
                <w:rFonts w:ascii="Times New Roman" w:eastAsia="Times New Roman" w:hAnsi="Times New Roman" w:cs="Times New Roman"/>
                <w:sz w:val="24"/>
                <w:szCs w:val="24"/>
              </w:rPr>
            </w:pPr>
            <w:sdt>
              <w:sdtPr>
                <w:rPr>
                  <w:rFonts w:ascii="Times New Roman" w:hAnsi="Times New Roman" w:cs="Times New Roman"/>
                </w:rPr>
                <w:tag w:val="goog_rdk_255"/>
                <w:id w:val="-1113586373"/>
              </w:sdtPr>
              <w:sdtEndPr/>
              <w:sdtContent>
                <w:r w:rsidR="000E6A7C" w:rsidRPr="001D2F4A">
                  <w:rPr>
                    <w:rFonts w:ascii="Cambria Math" w:eastAsia="Arial Unicode MS" w:hAnsi="Cambria Math" w:cs="Cambria Math"/>
                    <w:color w:val="A6A6A6"/>
                    <w:sz w:val="24"/>
                    <w:szCs w:val="24"/>
                    <w:highlight w:val="white"/>
                  </w:rPr>
                  <w:t>◯</w:t>
                </w:r>
              </w:sdtContent>
            </w:sdt>
            <w:r w:rsidR="000E6A7C" w:rsidRPr="001D2F4A">
              <w:rPr>
                <w:rFonts w:ascii="Times New Roman" w:eastAsia="Times New Roman" w:hAnsi="Times New Roman" w:cs="Times New Roman"/>
                <w:sz w:val="24"/>
                <w:szCs w:val="24"/>
              </w:rPr>
              <w:t xml:space="preserve"> Retired</w:t>
            </w:r>
          </w:p>
          <w:p w14:paraId="18F92B2B" w14:textId="49B6EC2C" w:rsidR="000E6A7C" w:rsidRDefault="00F14859" w:rsidP="000E6A7C">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56"/>
                <w:id w:val="-445004411"/>
              </w:sdtPr>
              <w:sdtEndPr/>
              <w:sdtContent>
                <w:r w:rsidR="000E6A7C" w:rsidRPr="001D2F4A">
                  <w:rPr>
                    <w:rFonts w:ascii="Cambria Math" w:eastAsia="Arial Unicode MS" w:hAnsi="Cambria Math" w:cs="Cambria Math"/>
                    <w:color w:val="A6A6A6"/>
                    <w:sz w:val="24"/>
                    <w:szCs w:val="24"/>
                    <w:highlight w:val="white"/>
                  </w:rPr>
                  <w:t>◯</w:t>
                </w:r>
              </w:sdtContent>
            </w:sdt>
            <w:r w:rsidR="000E6A7C" w:rsidRPr="001D2F4A">
              <w:rPr>
                <w:rFonts w:ascii="Times New Roman" w:eastAsia="Times New Roman" w:hAnsi="Times New Roman" w:cs="Times New Roman"/>
                <w:sz w:val="24"/>
                <w:szCs w:val="24"/>
              </w:rPr>
              <w:t xml:space="preserve"> Others:</w:t>
            </w:r>
            <w:r w:rsidR="000E6A7C" w:rsidRPr="001D2F4A">
              <w:rPr>
                <w:rFonts w:ascii="Times New Roman" w:eastAsia="Times New Roman" w:hAnsi="Times New Roman" w:cs="Times New Roman"/>
                <w:color w:val="333333"/>
                <w:sz w:val="24"/>
                <w:szCs w:val="24"/>
                <w:highlight w:val="white"/>
              </w:rPr>
              <w:t xml:space="preserve"> _________</w:t>
            </w:r>
          </w:p>
        </w:tc>
      </w:tr>
      <w:tr w:rsidR="004000D0" w14:paraId="355F556B" w14:textId="77777777" w:rsidTr="004000D0">
        <w:trPr>
          <w:trHeight w:val="1197"/>
        </w:trPr>
        <w:tc>
          <w:tcPr>
            <w:tcW w:w="1620" w:type="dxa"/>
            <w:tcMar>
              <w:top w:w="0" w:type="dxa"/>
              <w:left w:w="100" w:type="dxa"/>
              <w:bottom w:w="0" w:type="dxa"/>
              <w:right w:w="100" w:type="dxa"/>
            </w:tcMar>
          </w:tcPr>
          <w:p w14:paraId="095054CD" w14:textId="69455373" w:rsidR="004000D0" w:rsidRDefault="004000D0" w:rsidP="004000D0">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239F4F33" w14:textId="77777777" w:rsidR="004000D0" w:rsidRPr="00CB0059" w:rsidRDefault="004000D0" w:rsidP="004000D0">
            <w:pPr>
              <w:spacing w:line="240" w:lineRule="auto"/>
              <w:jc w:val="both"/>
              <w:rPr>
                <w:rFonts w:ascii="Times New Roman" w:hAnsi="Times New Roman" w:cs="Times New Roman"/>
                <w:sz w:val="24"/>
                <w:szCs w:val="24"/>
                <w:lang w:val="en-US"/>
              </w:rPr>
            </w:pPr>
            <w:r w:rsidRPr="00CB0059">
              <w:rPr>
                <w:rFonts w:ascii="Times New Roman" w:hAnsi="Times New Roman" w:cs="Times New Roman"/>
                <w:sz w:val="24"/>
                <w:szCs w:val="24"/>
                <w:lang w:val="en-US"/>
              </w:rPr>
              <w:t xml:space="preserve">This question </w:t>
            </w:r>
            <w:r>
              <w:rPr>
                <w:rFonts w:ascii="Times New Roman" w:hAnsi="Times New Roman" w:cs="Times New Roman"/>
                <w:sz w:val="24"/>
                <w:szCs w:val="24"/>
                <w:lang w:val="en-US"/>
              </w:rPr>
              <w:t>relates to</w:t>
            </w:r>
            <w:r w:rsidRPr="00CB0059">
              <w:rPr>
                <w:rFonts w:ascii="Times New Roman" w:hAnsi="Times New Roman" w:cs="Times New Roman"/>
                <w:sz w:val="24"/>
                <w:szCs w:val="24"/>
                <w:lang w:val="en-US"/>
              </w:rPr>
              <w:t xml:space="preserve"> </w:t>
            </w:r>
            <w:r w:rsidRPr="00CB0059">
              <w:rPr>
                <w:rFonts w:ascii="Times New Roman" w:hAnsi="Times New Roman" w:cs="Times New Roman"/>
                <w:b/>
                <w:bCs/>
                <w:sz w:val="24"/>
                <w:szCs w:val="24"/>
                <w:lang w:val="en-US"/>
              </w:rPr>
              <w:t>social vulnerability.</w:t>
            </w:r>
          </w:p>
          <w:p w14:paraId="31AE2B00" w14:textId="77777777" w:rsidR="004000D0" w:rsidRPr="00CB0059" w:rsidRDefault="004000D0" w:rsidP="004000D0">
            <w:pPr>
              <w:spacing w:line="240" w:lineRule="auto"/>
              <w:jc w:val="both"/>
              <w:rPr>
                <w:rFonts w:ascii="Times New Roman" w:hAnsi="Times New Roman" w:cs="Times New Roman"/>
                <w:sz w:val="24"/>
                <w:szCs w:val="24"/>
                <w:lang w:val="en-US"/>
              </w:rPr>
            </w:pPr>
          </w:p>
          <w:p w14:paraId="69D1EC33" w14:textId="78F3DF5A" w:rsidR="004000D0" w:rsidRDefault="004000D0" w:rsidP="004000D0">
            <w:pPr>
              <w:spacing w:line="240" w:lineRule="auto"/>
              <w:jc w:val="both"/>
            </w:pPr>
            <w:r>
              <w:rPr>
                <w:rFonts w:ascii="Times New Roman" w:hAnsi="Times New Roman" w:cs="Times New Roman"/>
                <w:sz w:val="24"/>
                <w:szCs w:val="24"/>
                <w:lang w:val="en-US"/>
              </w:rPr>
              <w:t>Employment status</w:t>
            </w:r>
            <w:r w:rsidRPr="009C3A48">
              <w:rPr>
                <w:rFonts w:ascii="Times New Roman" w:hAnsi="Times New Roman" w:cs="Times New Roman"/>
                <w:sz w:val="24"/>
                <w:szCs w:val="24"/>
                <w:lang w:val="en-US"/>
              </w:rPr>
              <w:t xml:space="preserve"> </w:t>
            </w:r>
            <w:proofErr w:type="gramStart"/>
            <w:r w:rsidRPr="009C3A48">
              <w:rPr>
                <w:rFonts w:ascii="Times New Roman" w:hAnsi="Times New Roman" w:cs="Times New Roman"/>
                <w:sz w:val="24"/>
                <w:szCs w:val="24"/>
                <w:lang w:val="en-US"/>
              </w:rPr>
              <w:t>are</w:t>
            </w:r>
            <w:proofErr w:type="gramEnd"/>
            <w:r w:rsidRPr="009C3A48">
              <w:rPr>
                <w:rFonts w:ascii="Times New Roman" w:hAnsi="Times New Roman" w:cs="Times New Roman"/>
                <w:sz w:val="24"/>
                <w:szCs w:val="24"/>
                <w:lang w:val="en-US"/>
              </w:rPr>
              <w:t xml:space="preserve"> key </w:t>
            </w:r>
            <w:r w:rsidR="004B6629">
              <w:rPr>
                <w:rFonts w:ascii="Times New Roman" w:hAnsi="Times New Roman" w:cs="Times New Roman"/>
                <w:sz w:val="24"/>
                <w:szCs w:val="24"/>
                <w:lang w:val="en-US"/>
              </w:rPr>
              <w:t>indicator</w:t>
            </w:r>
            <w:r w:rsidRPr="009C3A48">
              <w:rPr>
                <w:rFonts w:ascii="Times New Roman" w:hAnsi="Times New Roman" w:cs="Times New Roman"/>
                <w:sz w:val="24"/>
                <w:szCs w:val="24"/>
                <w:lang w:val="en-US"/>
              </w:rPr>
              <w:t xml:space="preserve"> within the Social Vulnerability Index (SVI). </w:t>
            </w:r>
          </w:p>
        </w:tc>
      </w:tr>
      <w:tr w:rsidR="00C60A5D" w14:paraId="0DDA63F0" w14:textId="77777777" w:rsidTr="0D28EAE2">
        <w:trPr>
          <w:trHeight w:val="119"/>
        </w:trPr>
        <w:tc>
          <w:tcPr>
            <w:tcW w:w="1620" w:type="dxa"/>
            <w:tcBorders>
              <w:top w:val="nil"/>
              <w:left w:val="nil"/>
              <w:bottom w:val="nil"/>
              <w:right w:val="nil"/>
            </w:tcBorders>
            <w:shd w:val="clear" w:color="auto" w:fill="auto"/>
            <w:tcMar>
              <w:top w:w="0" w:type="dxa"/>
              <w:left w:w="100" w:type="dxa"/>
              <w:bottom w:w="0" w:type="dxa"/>
              <w:right w:w="100" w:type="dxa"/>
            </w:tcMar>
          </w:tcPr>
          <w:p w14:paraId="3BE3BDCA" w14:textId="42DB40FA" w:rsidR="00C60A5D" w:rsidRPr="001D2F4A" w:rsidRDefault="00C60A5D" w:rsidP="00C60A5D">
            <w:pPr>
              <w:spacing w:line="240" w:lineRule="auto"/>
              <w:jc w:val="center"/>
              <w:rPr>
                <w:rFonts w:ascii="Times New Roman" w:eastAsia="Times New Roman" w:hAnsi="Times New Roman" w:cs="Times New Roman"/>
                <w:b/>
                <w:sz w:val="24"/>
                <w:szCs w:val="24"/>
                <w:highlight w:val="cyan"/>
              </w:rPr>
            </w:pPr>
            <w:r w:rsidRPr="001D2F4A">
              <w:rPr>
                <w:rFonts w:ascii="Times New Roman" w:eastAsia="Times New Roman" w:hAnsi="Times New Roman" w:cs="Times New Roman"/>
                <w:b/>
                <w:sz w:val="24"/>
                <w:szCs w:val="24"/>
                <w:highlight w:val="cyan"/>
              </w:rPr>
              <w:t>Question 3</w:t>
            </w:r>
            <w:r w:rsidR="00F14859">
              <w:rPr>
                <w:rFonts w:ascii="Times New Roman" w:hAnsi="Times New Roman" w:cs="Times New Roman" w:hint="eastAsia"/>
                <w:b/>
                <w:sz w:val="24"/>
                <w:szCs w:val="24"/>
                <w:highlight w:val="cyan"/>
              </w:rPr>
              <w:t>7</w:t>
            </w:r>
            <w:r w:rsidRPr="001D2F4A">
              <w:rPr>
                <w:rFonts w:ascii="Times New Roman" w:eastAsia="Times New Roman" w:hAnsi="Times New Roman" w:cs="Times New Roman"/>
                <w:b/>
                <w:sz w:val="24"/>
                <w:szCs w:val="24"/>
                <w:highlight w:val="cyan"/>
              </w:rPr>
              <w:t>.</w:t>
            </w:r>
          </w:p>
          <w:p w14:paraId="704AEDC4" w14:textId="2AF4B1E5" w:rsidR="00C60A5D" w:rsidRPr="0056729A" w:rsidRDefault="00C60A5D" w:rsidP="00C60A5D">
            <w:pPr>
              <w:spacing w:line="240" w:lineRule="auto"/>
              <w:rPr>
                <w:rFonts w:ascii="Times New Roman" w:hAnsi="Times New Roman" w:cs="Times New Roman"/>
                <w:b/>
                <w:sz w:val="24"/>
                <w:szCs w:val="24"/>
              </w:rPr>
            </w:pPr>
            <w:r w:rsidRPr="001D2F4A">
              <w:rPr>
                <w:rFonts w:ascii="Times New Roman" w:hAnsi="Times New Roman" w:cs="Times New Roman"/>
                <w:b/>
                <w:sz w:val="24"/>
                <w:szCs w:val="24"/>
                <w:highlight w:val="cyan"/>
              </w:rPr>
              <w:t>(For ABM)</w:t>
            </w:r>
          </w:p>
        </w:tc>
        <w:tc>
          <w:tcPr>
            <w:tcW w:w="7736" w:type="dxa"/>
            <w:tcBorders>
              <w:top w:val="nil"/>
              <w:left w:val="nil"/>
              <w:bottom w:val="nil"/>
              <w:right w:val="nil"/>
            </w:tcBorders>
            <w:shd w:val="clear" w:color="auto" w:fill="auto"/>
            <w:tcMar>
              <w:top w:w="0" w:type="dxa"/>
              <w:left w:w="100" w:type="dxa"/>
              <w:bottom w:w="0" w:type="dxa"/>
              <w:right w:w="100" w:type="dxa"/>
            </w:tcMar>
          </w:tcPr>
          <w:p w14:paraId="05905A07" w14:textId="69679335" w:rsidR="00C60A5D" w:rsidRPr="0056729A" w:rsidRDefault="00C60A5D" w:rsidP="00C60A5D">
            <w:pPr>
              <w:spacing w:line="240" w:lineRule="auto"/>
              <w:jc w:val="both"/>
              <w:rPr>
                <w:rFonts w:ascii="Times New Roman" w:hAnsi="Times New Roman" w:cs="Times New Roman"/>
                <w:b/>
                <w:bCs/>
                <w:sz w:val="24"/>
                <w:szCs w:val="24"/>
                <w:lang w:val="en-US"/>
              </w:rPr>
            </w:pPr>
            <w:r w:rsidRPr="001D2F4A">
              <w:rPr>
                <w:rFonts w:ascii="Times New Roman" w:eastAsia="Times New Roman" w:hAnsi="Times New Roman" w:cs="Times New Roman"/>
                <w:b/>
                <w:sz w:val="24"/>
                <w:szCs w:val="24"/>
              </w:rPr>
              <w:t>What is your</w:t>
            </w:r>
            <w:r w:rsidRPr="001D2F4A">
              <w:rPr>
                <w:rFonts w:ascii="Times New Roman" w:eastAsia="Times New Roman" w:hAnsi="Times New Roman" w:cs="Times New Roman"/>
                <w:b/>
                <w:sz w:val="24"/>
                <w:szCs w:val="24"/>
                <w:u w:val="single"/>
              </w:rPr>
              <w:t xml:space="preserve"> level of proficiency in English</w:t>
            </w:r>
            <w:r w:rsidRPr="001D2F4A">
              <w:rPr>
                <w:rFonts w:ascii="Times New Roman" w:eastAsia="Times New Roman" w:hAnsi="Times New Roman" w:cs="Times New Roman"/>
                <w:b/>
                <w:sz w:val="24"/>
                <w:szCs w:val="24"/>
              </w:rPr>
              <w:t>?</w:t>
            </w:r>
          </w:p>
        </w:tc>
      </w:tr>
      <w:tr w:rsidR="00C60A5D" w14:paraId="0E997795" w14:textId="77777777" w:rsidTr="0D28EAE2">
        <w:trPr>
          <w:trHeight w:val="1399"/>
        </w:trPr>
        <w:tc>
          <w:tcPr>
            <w:tcW w:w="1620" w:type="dxa"/>
            <w:tcBorders>
              <w:top w:val="nil"/>
              <w:left w:val="nil"/>
              <w:bottom w:val="nil"/>
              <w:right w:val="nil"/>
            </w:tcBorders>
            <w:shd w:val="clear" w:color="auto" w:fill="auto"/>
            <w:tcMar>
              <w:top w:w="0" w:type="dxa"/>
              <w:left w:w="100" w:type="dxa"/>
              <w:bottom w:w="0" w:type="dxa"/>
              <w:right w:w="100" w:type="dxa"/>
            </w:tcMar>
          </w:tcPr>
          <w:p w14:paraId="0E3893CE" w14:textId="77777777" w:rsidR="00C60A5D" w:rsidRPr="0056729A" w:rsidRDefault="00C60A5D" w:rsidP="00C60A5D">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73200045" w14:textId="77777777" w:rsidR="00C60A5D" w:rsidRPr="001D2F4A" w:rsidRDefault="00F14859" w:rsidP="00C60A5D">
            <w:pPr>
              <w:spacing w:line="240" w:lineRule="auto"/>
              <w:jc w:val="both"/>
              <w:rPr>
                <w:rFonts w:ascii="Times New Roman" w:eastAsia="Times New Roman" w:hAnsi="Times New Roman" w:cs="Times New Roman"/>
                <w:sz w:val="24"/>
                <w:szCs w:val="24"/>
              </w:rPr>
            </w:pPr>
            <w:sdt>
              <w:sdtPr>
                <w:rPr>
                  <w:rFonts w:ascii="Times New Roman" w:hAnsi="Times New Roman" w:cs="Times New Roman"/>
                </w:rPr>
                <w:tag w:val="goog_rdk_252"/>
                <w:id w:val="1407955194"/>
              </w:sdtPr>
              <w:sdtEndPr/>
              <w:sdtContent>
                <w:r w:rsidR="00C60A5D" w:rsidRPr="001D2F4A">
                  <w:rPr>
                    <w:rFonts w:ascii="Cambria Math" w:eastAsia="Arial Unicode MS" w:hAnsi="Cambria Math" w:cs="Cambria Math"/>
                    <w:color w:val="A6A6A6"/>
                    <w:sz w:val="24"/>
                    <w:szCs w:val="24"/>
                  </w:rPr>
                  <w:t>◯</w:t>
                </w:r>
              </w:sdtContent>
            </w:sdt>
            <w:r w:rsidR="00C60A5D" w:rsidRPr="001D2F4A">
              <w:rPr>
                <w:rFonts w:ascii="Times New Roman" w:eastAsia="Times New Roman" w:hAnsi="Times New Roman" w:cs="Times New Roman"/>
                <w:color w:val="A6A6A6"/>
                <w:sz w:val="24"/>
                <w:szCs w:val="24"/>
              </w:rPr>
              <w:t xml:space="preserve"> </w:t>
            </w:r>
            <w:r w:rsidR="00C60A5D" w:rsidRPr="001D2F4A">
              <w:rPr>
                <w:rFonts w:ascii="Times New Roman" w:eastAsia="Times New Roman" w:hAnsi="Times New Roman" w:cs="Times New Roman"/>
                <w:sz w:val="24"/>
                <w:szCs w:val="24"/>
              </w:rPr>
              <w:t>Very well</w:t>
            </w:r>
          </w:p>
          <w:p w14:paraId="2DB74BA8" w14:textId="77777777" w:rsidR="00C60A5D" w:rsidRPr="001D2F4A" w:rsidRDefault="00F14859" w:rsidP="00C60A5D">
            <w:pPr>
              <w:spacing w:line="240" w:lineRule="auto"/>
              <w:jc w:val="both"/>
              <w:rPr>
                <w:rFonts w:ascii="Times New Roman" w:eastAsia="Times New Roman" w:hAnsi="Times New Roman" w:cs="Times New Roman"/>
                <w:sz w:val="24"/>
                <w:szCs w:val="24"/>
              </w:rPr>
            </w:pPr>
            <w:sdt>
              <w:sdtPr>
                <w:rPr>
                  <w:rFonts w:ascii="Times New Roman" w:hAnsi="Times New Roman" w:cs="Times New Roman"/>
                </w:rPr>
                <w:tag w:val="goog_rdk_253"/>
                <w:id w:val="-883407941"/>
              </w:sdtPr>
              <w:sdtEndPr/>
              <w:sdtContent>
                <w:r w:rsidR="00C60A5D" w:rsidRPr="001D2F4A">
                  <w:rPr>
                    <w:rFonts w:ascii="Cambria Math" w:eastAsia="Arial Unicode MS" w:hAnsi="Cambria Math" w:cs="Cambria Math"/>
                    <w:color w:val="A6A6A6"/>
                    <w:sz w:val="24"/>
                    <w:szCs w:val="24"/>
                  </w:rPr>
                  <w:t>◯</w:t>
                </w:r>
              </w:sdtContent>
            </w:sdt>
            <w:r w:rsidR="00C60A5D" w:rsidRPr="001D2F4A">
              <w:rPr>
                <w:rFonts w:ascii="Times New Roman" w:eastAsia="Times New Roman" w:hAnsi="Times New Roman" w:cs="Times New Roman"/>
                <w:color w:val="A6A6A6"/>
                <w:sz w:val="24"/>
                <w:szCs w:val="24"/>
              </w:rPr>
              <w:t xml:space="preserve"> </w:t>
            </w:r>
            <w:r w:rsidR="00C60A5D" w:rsidRPr="001D2F4A">
              <w:rPr>
                <w:rFonts w:ascii="Times New Roman" w:eastAsia="Times New Roman" w:hAnsi="Times New Roman" w:cs="Times New Roman"/>
                <w:sz w:val="24"/>
                <w:szCs w:val="24"/>
              </w:rPr>
              <w:t>Well</w:t>
            </w:r>
          </w:p>
          <w:p w14:paraId="6BDE37C8" w14:textId="77777777" w:rsidR="00C60A5D" w:rsidRPr="001D2F4A" w:rsidRDefault="00F14859" w:rsidP="00C60A5D">
            <w:pPr>
              <w:spacing w:line="240" w:lineRule="auto"/>
              <w:jc w:val="both"/>
              <w:rPr>
                <w:rFonts w:ascii="Times New Roman" w:eastAsia="Times New Roman" w:hAnsi="Times New Roman" w:cs="Times New Roman"/>
                <w:sz w:val="24"/>
                <w:szCs w:val="24"/>
              </w:rPr>
            </w:pPr>
            <w:sdt>
              <w:sdtPr>
                <w:rPr>
                  <w:rFonts w:ascii="Times New Roman" w:hAnsi="Times New Roman" w:cs="Times New Roman"/>
                </w:rPr>
                <w:tag w:val="goog_rdk_254"/>
                <w:id w:val="-1430495052"/>
              </w:sdtPr>
              <w:sdtEndPr/>
              <w:sdtContent>
                <w:r w:rsidR="00C60A5D" w:rsidRPr="001D2F4A">
                  <w:rPr>
                    <w:rFonts w:ascii="Cambria Math" w:eastAsia="Arial Unicode MS" w:hAnsi="Cambria Math" w:cs="Cambria Math"/>
                    <w:color w:val="A6A6A6"/>
                    <w:sz w:val="24"/>
                    <w:szCs w:val="24"/>
                  </w:rPr>
                  <w:t>◯</w:t>
                </w:r>
              </w:sdtContent>
            </w:sdt>
            <w:r w:rsidR="00C60A5D" w:rsidRPr="001D2F4A">
              <w:rPr>
                <w:rFonts w:ascii="Times New Roman" w:eastAsia="Times New Roman" w:hAnsi="Times New Roman" w:cs="Times New Roman"/>
                <w:color w:val="A6A6A6"/>
                <w:sz w:val="24"/>
                <w:szCs w:val="24"/>
              </w:rPr>
              <w:t xml:space="preserve"> </w:t>
            </w:r>
            <w:r w:rsidR="00C60A5D" w:rsidRPr="001D2F4A">
              <w:rPr>
                <w:rFonts w:ascii="Times New Roman" w:eastAsia="Times New Roman" w:hAnsi="Times New Roman" w:cs="Times New Roman"/>
                <w:sz w:val="24"/>
                <w:szCs w:val="24"/>
              </w:rPr>
              <w:t>Not well</w:t>
            </w:r>
          </w:p>
          <w:p w14:paraId="2B8B005B" w14:textId="470EE5FF" w:rsidR="00C60A5D" w:rsidRPr="0056729A" w:rsidRDefault="00F14859" w:rsidP="00C60A5D">
            <w:pPr>
              <w:spacing w:line="240" w:lineRule="auto"/>
              <w:jc w:val="both"/>
              <w:rPr>
                <w:rFonts w:ascii="Times New Roman" w:hAnsi="Times New Roman" w:cs="Times New Roman"/>
                <w:sz w:val="24"/>
                <w:szCs w:val="24"/>
              </w:rPr>
            </w:pPr>
            <w:sdt>
              <w:sdtPr>
                <w:rPr>
                  <w:rFonts w:ascii="Times New Roman" w:hAnsi="Times New Roman" w:cs="Times New Roman"/>
                </w:rPr>
                <w:tag w:val="goog_rdk_255"/>
                <w:id w:val="838433344"/>
              </w:sdtPr>
              <w:sdtEndPr/>
              <w:sdtContent>
                <w:r w:rsidR="00C60A5D" w:rsidRPr="001D2F4A">
                  <w:rPr>
                    <w:rFonts w:ascii="Cambria Math" w:eastAsia="Arial Unicode MS" w:hAnsi="Cambria Math" w:cs="Cambria Math"/>
                    <w:color w:val="A6A6A6"/>
                    <w:sz w:val="24"/>
                    <w:szCs w:val="24"/>
                  </w:rPr>
                  <w:t>◯</w:t>
                </w:r>
              </w:sdtContent>
            </w:sdt>
            <w:r w:rsidR="00C60A5D" w:rsidRPr="001D2F4A">
              <w:rPr>
                <w:rFonts w:ascii="Times New Roman" w:eastAsia="Times New Roman" w:hAnsi="Times New Roman" w:cs="Times New Roman"/>
                <w:sz w:val="24"/>
                <w:szCs w:val="24"/>
              </w:rPr>
              <w:t xml:space="preserve"> Not at all</w:t>
            </w:r>
          </w:p>
        </w:tc>
      </w:tr>
      <w:tr w:rsidR="004F4E9F" w14:paraId="471993B5" w14:textId="77777777" w:rsidTr="002C7389">
        <w:trPr>
          <w:trHeight w:val="1399"/>
        </w:trPr>
        <w:tc>
          <w:tcPr>
            <w:tcW w:w="1620" w:type="dxa"/>
            <w:tcBorders>
              <w:top w:val="nil"/>
              <w:left w:val="nil"/>
              <w:bottom w:val="nil"/>
              <w:right w:val="nil"/>
            </w:tcBorders>
            <w:shd w:val="clear" w:color="auto" w:fill="auto"/>
            <w:tcMar>
              <w:top w:w="0" w:type="dxa"/>
              <w:left w:w="100" w:type="dxa"/>
              <w:bottom w:w="0" w:type="dxa"/>
              <w:right w:w="100" w:type="dxa"/>
            </w:tcMar>
          </w:tcPr>
          <w:p w14:paraId="02E3E773" w14:textId="4DC5AD37" w:rsidR="004F4E9F" w:rsidRPr="0056729A" w:rsidRDefault="004F4E9F" w:rsidP="004F4E9F">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2618E336" w14:textId="77777777" w:rsidR="002C7389" w:rsidRPr="002C7389" w:rsidRDefault="002C7389" w:rsidP="002C7389">
            <w:pPr>
              <w:spacing w:line="240" w:lineRule="auto"/>
              <w:jc w:val="both"/>
              <w:rPr>
                <w:rFonts w:ascii="Times New Roman" w:hAnsi="Times New Roman" w:cs="Times New Roman"/>
                <w:sz w:val="24"/>
                <w:szCs w:val="24"/>
                <w:lang w:val="en-US"/>
              </w:rPr>
            </w:pPr>
            <w:r w:rsidRPr="002C7389">
              <w:rPr>
                <w:rFonts w:ascii="Times New Roman" w:hAnsi="Times New Roman" w:cs="Times New Roman"/>
                <w:sz w:val="24"/>
                <w:szCs w:val="24"/>
                <w:lang w:val="en-US"/>
              </w:rPr>
              <w:t xml:space="preserve">This question addresses </w:t>
            </w:r>
            <w:r w:rsidRPr="002C7389">
              <w:rPr>
                <w:rFonts w:ascii="Times New Roman" w:hAnsi="Times New Roman" w:cs="Times New Roman"/>
                <w:b/>
                <w:bCs/>
                <w:sz w:val="24"/>
                <w:szCs w:val="24"/>
                <w:lang w:val="en-US"/>
              </w:rPr>
              <w:t>social vulnerability.</w:t>
            </w:r>
          </w:p>
          <w:p w14:paraId="23D15773" w14:textId="77777777" w:rsidR="002C7389" w:rsidRPr="002C7389" w:rsidRDefault="002C7389" w:rsidP="002C7389">
            <w:pPr>
              <w:spacing w:line="240" w:lineRule="auto"/>
              <w:jc w:val="both"/>
              <w:rPr>
                <w:rFonts w:ascii="Times New Roman" w:hAnsi="Times New Roman" w:cs="Times New Roman"/>
                <w:sz w:val="24"/>
                <w:szCs w:val="24"/>
                <w:lang w:val="en-US"/>
              </w:rPr>
            </w:pPr>
          </w:p>
          <w:p w14:paraId="7C32E21E" w14:textId="31149F89" w:rsidR="004F4E9F" w:rsidRDefault="002C7389" w:rsidP="002C7389">
            <w:pPr>
              <w:spacing w:line="240" w:lineRule="auto"/>
              <w:jc w:val="both"/>
            </w:pPr>
            <w:r w:rsidRPr="002C7389">
              <w:rPr>
                <w:rFonts w:ascii="Times New Roman" w:hAnsi="Times New Roman" w:cs="Times New Roman"/>
                <w:sz w:val="24"/>
                <w:szCs w:val="24"/>
                <w:lang w:val="en-US"/>
              </w:rPr>
              <w:t>Households with limited English proficiency may face communication and comprehension challenges, which can lead to missing critical information about floods, such as evacuation notices.</w:t>
            </w:r>
          </w:p>
        </w:tc>
      </w:tr>
      <w:tr w:rsidR="00BA7A9D" w14:paraId="38F846D7" w14:textId="77777777" w:rsidTr="002C73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5"/>
        </w:trPr>
        <w:tc>
          <w:tcPr>
            <w:tcW w:w="1620" w:type="dxa"/>
          </w:tcPr>
          <w:p w14:paraId="38E7E7A3" w14:textId="121F84A5" w:rsidR="00BA7A9D" w:rsidRPr="001D2F4A" w:rsidRDefault="00BA7A9D" w:rsidP="00BA7A9D">
            <w:pPr>
              <w:widowControl w:val="0"/>
              <w:pBdr>
                <w:top w:val="nil"/>
                <w:left w:val="nil"/>
                <w:bottom w:val="nil"/>
                <w:right w:val="nil"/>
                <w:between w:val="nil"/>
              </w:pBdr>
              <w:jc w:val="center"/>
              <w:rPr>
                <w:rFonts w:ascii="Times New Roman" w:eastAsia="Times New Roman" w:hAnsi="Times New Roman" w:cs="Times New Roman"/>
                <w:b/>
                <w:sz w:val="24"/>
                <w:szCs w:val="24"/>
                <w:highlight w:val="cyan"/>
              </w:rPr>
            </w:pPr>
            <w:r w:rsidRPr="001D2F4A">
              <w:rPr>
                <w:rFonts w:ascii="Times New Roman" w:eastAsia="Times New Roman" w:hAnsi="Times New Roman" w:cs="Times New Roman"/>
                <w:b/>
                <w:sz w:val="24"/>
                <w:szCs w:val="24"/>
                <w:highlight w:val="cyan"/>
              </w:rPr>
              <w:t>Question 3</w:t>
            </w:r>
            <w:r w:rsidR="00F14859">
              <w:rPr>
                <w:rFonts w:ascii="Times New Roman" w:hAnsi="Times New Roman" w:cs="Times New Roman" w:hint="eastAsia"/>
                <w:b/>
                <w:sz w:val="24"/>
                <w:szCs w:val="24"/>
                <w:highlight w:val="cyan"/>
              </w:rPr>
              <w:t>8</w:t>
            </w:r>
            <w:r w:rsidRPr="001D2F4A">
              <w:rPr>
                <w:rFonts w:ascii="Times New Roman" w:eastAsia="Times New Roman" w:hAnsi="Times New Roman" w:cs="Times New Roman"/>
                <w:b/>
                <w:sz w:val="24"/>
                <w:szCs w:val="24"/>
                <w:highlight w:val="cyan"/>
              </w:rPr>
              <w:t>.</w:t>
            </w:r>
          </w:p>
          <w:p w14:paraId="285ABCDD" w14:textId="33AE29D0" w:rsidR="00BA7A9D" w:rsidRPr="004B6629" w:rsidRDefault="00BA7A9D" w:rsidP="00BA7A9D">
            <w:pPr>
              <w:widowControl w:val="0"/>
              <w:pBdr>
                <w:top w:val="nil"/>
                <w:left w:val="nil"/>
                <w:bottom w:val="nil"/>
                <w:right w:val="nil"/>
                <w:between w:val="nil"/>
              </w:pBdr>
              <w:jc w:val="center"/>
              <w:rPr>
                <w:rFonts w:ascii="Times New Roman" w:hAnsi="Times New Roman" w:cs="Times New Roman"/>
                <w:b/>
                <w:sz w:val="24"/>
                <w:szCs w:val="24"/>
              </w:rPr>
            </w:pPr>
            <w:r w:rsidRPr="001D2F4A">
              <w:rPr>
                <w:rFonts w:ascii="Times New Roman" w:hAnsi="Times New Roman" w:cs="Times New Roman"/>
                <w:b/>
                <w:sz w:val="24"/>
                <w:szCs w:val="24"/>
                <w:highlight w:val="cyan"/>
              </w:rPr>
              <w:t>(For ABM)</w:t>
            </w:r>
          </w:p>
        </w:tc>
        <w:tc>
          <w:tcPr>
            <w:tcW w:w="7736" w:type="dxa"/>
          </w:tcPr>
          <w:p w14:paraId="3C0C251B" w14:textId="40BEAFE5" w:rsidR="00BA7A9D" w:rsidRPr="0056729A" w:rsidRDefault="00BA7A9D" w:rsidP="00BA7A9D">
            <w:pPr>
              <w:spacing w:line="240" w:lineRule="auto"/>
              <w:jc w:val="both"/>
            </w:pPr>
            <w:r w:rsidRPr="001D2F4A">
              <w:rPr>
                <w:rFonts w:ascii="Times New Roman" w:eastAsia="Times New Roman" w:hAnsi="Times New Roman" w:cs="Times New Roman"/>
                <w:b/>
                <w:sz w:val="24"/>
                <w:szCs w:val="24"/>
              </w:rPr>
              <w:t>Does your</w:t>
            </w:r>
            <w:r w:rsidRPr="001D2F4A">
              <w:rPr>
                <w:rFonts w:ascii="Times New Roman" w:eastAsia="Times New Roman" w:hAnsi="Times New Roman" w:cs="Times New Roman"/>
                <w:b/>
                <w:sz w:val="24"/>
                <w:szCs w:val="24"/>
                <w:u w:val="single"/>
              </w:rPr>
              <w:t xml:space="preserve"> household spend more than 30 percent of your annual income on rent, mortgage payments, and other housing costs</w:t>
            </w:r>
            <w:r w:rsidRPr="001D2F4A">
              <w:rPr>
                <w:rFonts w:ascii="Times New Roman" w:eastAsia="Times New Roman" w:hAnsi="Times New Roman" w:cs="Times New Roman"/>
                <w:b/>
                <w:sz w:val="24"/>
                <w:szCs w:val="24"/>
              </w:rPr>
              <w:t>?</w:t>
            </w:r>
          </w:p>
        </w:tc>
      </w:tr>
      <w:tr w:rsidR="00BA7A9D" w14:paraId="5970EF6D" w14:textId="77777777" w:rsidTr="002C73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18"/>
        </w:trPr>
        <w:tc>
          <w:tcPr>
            <w:tcW w:w="1620" w:type="dxa"/>
          </w:tcPr>
          <w:p w14:paraId="71A4820E" w14:textId="77777777" w:rsidR="00BA7A9D" w:rsidRDefault="00BA7A9D" w:rsidP="00BA7A9D">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Pr>
          <w:p w14:paraId="2752438A" w14:textId="77777777" w:rsidR="00BA7A9D" w:rsidRPr="001D2F4A" w:rsidRDefault="00F14859" w:rsidP="00BA7A9D">
            <w:pPr>
              <w:spacing w:line="240" w:lineRule="auto"/>
              <w:jc w:val="both"/>
              <w:rPr>
                <w:rFonts w:ascii="Times New Roman" w:eastAsia="新細明體" w:hAnsi="Times New Roman" w:cs="Times New Roman"/>
                <w:sz w:val="24"/>
                <w:szCs w:val="24"/>
              </w:rPr>
            </w:pPr>
            <w:sdt>
              <w:sdtPr>
                <w:rPr>
                  <w:rFonts w:ascii="Times New Roman" w:hAnsi="Times New Roman" w:cs="Times New Roman"/>
                </w:rPr>
                <w:tag w:val="goog_rdk_252"/>
                <w:id w:val="504177340"/>
              </w:sdtPr>
              <w:sdtEndPr/>
              <w:sdtContent/>
            </w:sdt>
            <w:sdt>
              <w:sdtPr>
                <w:rPr>
                  <w:rFonts w:ascii="Times New Roman" w:hAnsi="Times New Roman" w:cs="Times New Roman"/>
                </w:rPr>
                <w:tag w:val="goog_rdk_252"/>
                <w:id w:val="-186526803"/>
              </w:sdtPr>
              <w:sdtEndPr/>
              <w:sdtContent>
                <w:r w:rsidR="00BA7A9D" w:rsidRPr="001D2F4A">
                  <w:rPr>
                    <w:rFonts w:ascii="Cambria Math" w:eastAsia="MS Mincho" w:hAnsi="Cambria Math" w:cs="Cambria Math"/>
                    <w:color w:val="A6A6A6"/>
                    <w:sz w:val="24"/>
                    <w:szCs w:val="24"/>
                  </w:rPr>
                  <w:t>◯</w:t>
                </w:r>
              </w:sdtContent>
            </w:sdt>
            <w:r w:rsidR="00BA7A9D" w:rsidRPr="001D2F4A">
              <w:rPr>
                <w:rFonts w:ascii="Times New Roman" w:eastAsia="Times New Roman" w:hAnsi="Times New Roman" w:cs="Times New Roman"/>
                <w:color w:val="A6A6A6"/>
                <w:sz w:val="24"/>
                <w:szCs w:val="24"/>
              </w:rPr>
              <w:t xml:space="preserve"> </w:t>
            </w:r>
            <w:r w:rsidR="00BA7A9D" w:rsidRPr="001D2F4A">
              <w:rPr>
                <w:rFonts w:ascii="Times New Roman" w:hAnsi="Times New Roman" w:cs="Times New Roman"/>
                <w:sz w:val="24"/>
                <w:szCs w:val="24"/>
              </w:rPr>
              <w:t>Y</w:t>
            </w:r>
            <w:r w:rsidR="00BA7A9D" w:rsidRPr="001D2F4A">
              <w:rPr>
                <w:rFonts w:ascii="Times New Roman" w:eastAsia="新細明體" w:hAnsi="Times New Roman" w:cs="Times New Roman"/>
                <w:sz w:val="24"/>
                <w:szCs w:val="24"/>
              </w:rPr>
              <w:t>es</w:t>
            </w:r>
          </w:p>
          <w:p w14:paraId="4F1E535D" w14:textId="19F5D456" w:rsidR="00BA7A9D" w:rsidRPr="0056729A" w:rsidRDefault="00F14859" w:rsidP="00BA7A9D">
            <w:pPr>
              <w:spacing w:line="240" w:lineRule="auto"/>
              <w:jc w:val="both"/>
              <w:rPr>
                <w:rFonts w:ascii="Times New Roman" w:hAnsi="Times New Roman" w:cs="Times New Roman"/>
              </w:rPr>
            </w:pPr>
            <w:sdt>
              <w:sdtPr>
                <w:rPr>
                  <w:rFonts w:ascii="Times New Roman" w:hAnsi="Times New Roman" w:cs="Times New Roman"/>
                </w:rPr>
                <w:tag w:val="goog_rdk_252"/>
                <w:id w:val="1404642413"/>
              </w:sdtPr>
              <w:sdtEndPr/>
              <w:sdtContent>
                <w:r w:rsidR="00BA7A9D" w:rsidRPr="001D2F4A">
                  <w:rPr>
                    <w:rFonts w:ascii="Cambria Math" w:eastAsia="MS Mincho" w:hAnsi="Cambria Math" w:cs="Cambria Math"/>
                    <w:color w:val="A6A6A6"/>
                    <w:sz w:val="24"/>
                    <w:szCs w:val="24"/>
                  </w:rPr>
                  <w:t>◯</w:t>
                </w:r>
              </w:sdtContent>
            </w:sdt>
            <w:r w:rsidR="00BA7A9D" w:rsidRPr="001D2F4A">
              <w:rPr>
                <w:rFonts w:ascii="Times New Roman" w:eastAsia="Times New Roman" w:hAnsi="Times New Roman" w:cs="Times New Roman"/>
                <w:color w:val="A6A6A6"/>
                <w:sz w:val="24"/>
                <w:szCs w:val="24"/>
              </w:rPr>
              <w:t xml:space="preserve"> </w:t>
            </w:r>
            <w:r w:rsidR="00BA7A9D" w:rsidRPr="001D2F4A">
              <w:rPr>
                <w:rFonts w:ascii="Times New Roman" w:hAnsi="Times New Roman" w:cs="Times New Roman"/>
                <w:sz w:val="24"/>
                <w:szCs w:val="24"/>
              </w:rPr>
              <w:t>No</w:t>
            </w:r>
          </w:p>
        </w:tc>
      </w:tr>
      <w:tr w:rsidR="004F4E9F" w14:paraId="3A530AA7" w14:textId="77777777" w:rsidTr="002C73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18"/>
        </w:trPr>
        <w:tc>
          <w:tcPr>
            <w:tcW w:w="1620" w:type="dxa"/>
          </w:tcPr>
          <w:p w14:paraId="1E64F5A5" w14:textId="68A4A5A0" w:rsidR="004F4E9F" w:rsidRDefault="004F4E9F" w:rsidP="004F4E9F">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Pr>
          <w:p w14:paraId="0F72DE25" w14:textId="77777777" w:rsidR="004F4E9F" w:rsidRDefault="004F4E9F" w:rsidP="004F4E9F">
            <w:pPr>
              <w:spacing w:line="240" w:lineRule="auto"/>
              <w:jc w:val="both"/>
              <w:rPr>
                <w:rFonts w:ascii="Times New Roman" w:hAnsi="Times New Roman" w:cs="Times New Roman"/>
                <w:sz w:val="24"/>
                <w:szCs w:val="24"/>
                <w:lang w:val="en-US"/>
              </w:rPr>
            </w:pPr>
            <w:r w:rsidRPr="0D28EAE2">
              <w:rPr>
                <w:rFonts w:ascii="Times New Roman" w:hAnsi="Times New Roman" w:cs="Times New Roman"/>
                <w:sz w:val="24"/>
                <w:szCs w:val="24"/>
                <w:lang w:val="en-US"/>
              </w:rPr>
              <w:t xml:space="preserve">This question is designed for </w:t>
            </w:r>
            <w:r w:rsidRPr="0D28EAE2">
              <w:rPr>
                <w:rFonts w:ascii="Times New Roman" w:hAnsi="Times New Roman" w:cs="Times New Roman"/>
                <w:b/>
                <w:bCs/>
                <w:sz w:val="24"/>
                <w:szCs w:val="24"/>
                <w:lang w:val="en-US"/>
              </w:rPr>
              <w:t>identifying MG and UMG</w:t>
            </w:r>
            <w:r w:rsidRPr="0D28EAE2">
              <w:rPr>
                <w:rFonts w:ascii="Times New Roman" w:hAnsi="Times New Roman" w:cs="Times New Roman"/>
                <w:sz w:val="24"/>
                <w:szCs w:val="24"/>
                <w:lang w:val="en-US"/>
              </w:rPr>
              <w:t xml:space="preserve">. </w:t>
            </w:r>
          </w:p>
          <w:p w14:paraId="44C0DDF3" w14:textId="77777777" w:rsidR="004F4E9F" w:rsidRDefault="004F4E9F" w:rsidP="004F4E9F">
            <w:pPr>
              <w:spacing w:line="240" w:lineRule="auto"/>
              <w:jc w:val="both"/>
              <w:rPr>
                <w:rFonts w:ascii="Times New Roman" w:hAnsi="Times New Roman" w:cs="Times New Roman"/>
                <w:sz w:val="24"/>
                <w:szCs w:val="24"/>
              </w:rPr>
            </w:pPr>
          </w:p>
          <w:p w14:paraId="22308460" w14:textId="0382677E" w:rsidR="004F4E9F" w:rsidRPr="004F4E9F" w:rsidRDefault="004F4E9F" w:rsidP="004F4E9F">
            <w:pPr>
              <w:spacing w:line="240" w:lineRule="auto"/>
              <w:jc w:val="both"/>
              <w:rPr>
                <w:rFonts w:ascii="Times New Roman" w:hAnsi="Times New Roman" w:cs="Times New Roman"/>
              </w:rPr>
            </w:pPr>
            <w:r w:rsidRPr="004F4E9F">
              <w:rPr>
                <w:rFonts w:ascii="Times New Roman" w:hAnsi="Times New Roman" w:cs="Times New Roman"/>
                <w:b/>
                <w:bCs/>
                <w:sz w:val="24"/>
                <w:szCs w:val="24"/>
                <w:lang w:val="en-US"/>
              </w:rPr>
              <w:t>Housing cost burden</w:t>
            </w:r>
            <w:r w:rsidRPr="004F4E9F">
              <w:rPr>
                <w:rFonts w:ascii="Times New Roman" w:hAnsi="Times New Roman" w:cs="Times New Roman"/>
                <w:sz w:val="24"/>
                <w:szCs w:val="24"/>
                <w:lang w:val="en-US"/>
              </w:rPr>
              <w:t xml:space="preserve"> is a key indicator within the Social Vulnerability Index (SVI). When households allocate a significant portion of their income to housing expenses, it indicates economic constraints, making it challenging for them to afford additional flood mitigation measures.</w:t>
            </w:r>
          </w:p>
        </w:tc>
      </w:tr>
      <w:tr w:rsidR="000F7D2B" w14:paraId="18F92B30" w14:textId="77777777" w:rsidTr="002C7389">
        <w:trPr>
          <w:trHeight w:val="142"/>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1127ACDB" w14:textId="0315C087" w:rsidR="000F7D2B" w:rsidRPr="001D2F4A" w:rsidRDefault="000F7D2B" w:rsidP="000F7D2B">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Question 3</w:t>
            </w:r>
            <w:r w:rsidR="00F14859">
              <w:rPr>
                <w:rFonts w:ascii="Times New Roman" w:hAnsi="Times New Roman" w:cs="Times New Roman" w:hint="eastAsia"/>
                <w:b/>
                <w:sz w:val="24"/>
                <w:szCs w:val="24"/>
              </w:rPr>
              <w:t>9</w:t>
            </w:r>
            <w:r w:rsidRPr="001D2F4A">
              <w:rPr>
                <w:rFonts w:ascii="Times New Roman" w:eastAsia="Times New Roman" w:hAnsi="Times New Roman" w:cs="Times New Roman"/>
                <w:b/>
                <w:sz w:val="24"/>
                <w:szCs w:val="24"/>
              </w:rPr>
              <w:t>.</w:t>
            </w:r>
          </w:p>
          <w:p w14:paraId="18F92B2E" w14:textId="3A1F02D5" w:rsidR="000F7D2B" w:rsidRDefault="000F7D2B" w:rsidP="000F7D2B">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 </w:t>
            </w:r>
          </w:p>
        </w:tc>
        <w:tc>
          <w:tcPr>
            <w:tcW w:w="7736" w:type="dxa"/>
            <w:tcBorders>
              <w:top w:val="nil"/>
              <w:left w:val="nil"/>
              <w:bottom w:val="nil"/>
              <w:right w:val="nil"/>
            </w:tcBorders>
            <w:shd w:val="clear" w:color="auto" w:fill="auto"/>
            <w:tcMar>
              <w:top w:w="0" w:type="dxa"/>
              <w:left w:w="100" w:type="dxa"/>
              <w:bottom w:w="0" w:type="dxa"/>
              <w:right w:w="100" w:type="dxa"/>
            </w:tcMar>
          </w:tcPr>
          <w:p w14:paraId="18F92B2F" w14:textId="2540EF51" w:rsidR="000F7D2B" w:rsidRDefault="000F7D2B" w:rsidP="000F7D2B">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What is your </w:t>
            </w:r>
            <w:r w:rsidRPr="001D2F4A">
              <w:rPr>
                <w:rFonts w:ascii="Times New Roman" w:eastAsia="Times New Roman" w:hAnsi="Times New Roman" w:cs="Times New Roman"/>
                <w:b/>
                <w:sz w:val="24"/>
                <w:szCs w:val="24"/>
                <w:u w:val="single"/>
              </w:rPr>
              <w:t>main occupation</w:t>
            </w:r>
            <w:r w:rsidRPr="001D2F4A">
              <w:rPr>
                <w:rFonts w:ascii="Times New Roman" w:eastAsia="Times New Roman" w:hAnsi="Times New Roman" w:cs="Times New Roman"/>
                <w:b/>
                <w:sz w:val="24"/>
                <w:szCs w:val="24"/>
              </w:rPr>
              <w:t>?</w:t>
            </w:r>
          </w:p>
        </w:tc>
      </w:tr>
      <w:tr w:rsidR="000F7D2B" w14:paraId="18F92B40" w14:textId="77777777" w:rsidTr="0D28EAE2">
        <w:trPr>
          <w:trHeight w:val="2055"/>
        </w:trPr>
        <w:tc>
          <w:tcPr>
            <w:tcW w:w="1620" w:type="dxa"/>
            <w:vMerge/>
            <w:tcMar>
              <w:top w:w="0" w:type="dxa"/>
              <w:left w:w="100" w:type="dxa"/>
              <w:bottom w:w="0" w:type="dxa"/>
              <w:right w:w="100" w:type="dxa"/>
            </w:tcMar>
          </w:tcPr>
          <w:p w14:paraId="18F92B31" w14:textId="77777777" w:rsidR="000F7D2B" w:rsidRDefault="000F7D2B" w:rsidP="000F7D2B">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4729CDA4" w14:textId="77777777" w:rsidR="000F7D2B" w:rsidRPr="001D2F4A" w:rsidRDefault="00F14859" w:rsidP="000F7D2B">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57"/>
                <w:id w:val="-358198258"/>
              </w:sdtPr>
              <w:sdtEndPr/>
              <w:sdtContent>
                <w:r w:rsidR="000F7D2B" w:rsidRPr="001D2F4A">
                  <w:rPr>
                    <w:rFonts w:ascii="Cambria Math" w:eastAsia="Arial Unicode MS" w:hAnsi="Cambria Math" w:cs="Cambria Math"/>
                    <w:color w:val="A6A6A6"/>
                    <w:sz w:val="24"/>
                    <w:szCs w:val="24"/>
                    <w:highlight w:val="white"/>
                  </w:rPr>
                  <w:t>◯</w:t>
                </w:r>
              </w:sdtContent>
            </w:sdt>
            <w:r w:rsidR="000F7D2B" w:rsidRPr="001D2F4A">
              <w:rPr>
                <w:rFonts w:ascii="Times New Roman" w:eastAsia="Times New Roman" w:hAnsi="Times New Roman" w:cs="Times New Roman"/>
                <w:color w:val="A6A6A6"/>
                <w:sz w:val="24"/>
                <w:szCs w:val="24"/>
                <w:highlight w:val="white"/>
              </w:rPr>
              <w:t xml:space="preserve"> </w:t>
            </w:r>
            <w:r w:rsidR="000F7D2B" w:rsidRPr="001D2F4A">
              <w:rPr>
                <w:rFonts w:ascii="Times New Roman" w:eastAsia="Times New Roman" w:hAnsi="Times New Roman" w:cs="Times New Roman"/>
                <w:sz w:val="24"/>
                <w:szCs w:val="24"/>
              </w:rPr>
              <w:t>Agriculture, Construction, and Manufacturing</w:t>
            </w:r>
          </w:p>
          <w:p w14:paraId="29C2F6E7" w14:textId="77777777" w:rsidR="000F7D2B" w:rsidRPr="001D2F4A" w:rsidRDefault="00F14859" w:rsidP="000F7D2B">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58"/>
                <w:id w:val="-491945165"/>
              </w:sdtPr>
              <w:sdtEndPr/>
              <w:sdtContent>
                <w:r w:rsidR="000F7D2B" w:rsidRPr="001D2F4A">
                  <w:rPr>
                    <w:rFonts w:ascii="Cambria Math" w:eastAsia="Arial Unicode MS" w:hAnsi="Cambria Math" w:cs="Cambria Math"/>
                    <w:color w:val="A6A6A6"/>
                    <w:sz w:val="24"/>
                    <w:szCs w:val="24"/>
                    <w:highlight w:val="white"/>
                  </w:rPr>
                  <w:t>◯</w:t>
                </w:r>
              </w:sdtContent>
            </w:sdt>
            <w:r w:rsidR="000F7D2B" w:rsidRPr="001D2F4A">
              <w:rPr>
                <w:rFonts w:ascii="Times New Roman" w:eastAsia="Times New Roman" w:hAnsi="Times New Roman" w:cs="Times New Roman"/>
                <w:color w:val="A6A6A6"/>
                <w:sz w:val="24"/>
                <w:szCs w:val="24"/>
                <w:highlight w:val="white"/>
              </w:rPr>
              <w:t xml:space="preserve"> </w:t>
            </w:r>
            <w:r w:rsidR="000F7D2B" w:rsidRPr="001D2F4A">
              <w:rPr>
                <w:rFonts w:ascii="Times New Roman" w:eastAsia="Times New Roman" w:hAnsi="Times New Roman" w:cs="Times New Roman"/>
                <w:sz w:val="24"/>
                <w:szCs w:val="24"/>
              </w:rPr>
              <w:t>Arts, Entertainment, Hospitality, and Services</w:t>
            </w:r>
          </w:p>
          <w:p w14:paraId="3786CC18" w14:textId="77777777" w:rsidR="000F7D2B" w:rsidRPr="001D2F4A" w:rsidRDefault="00F14859" w:rsidP="000F7D2B">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59"/>
                <w:id w:val="-1427411756"/>
              </w:sdtPr>
              <w:sdtEndPr/>
              <w:sdtContent>
                <w:r w:rsidR="000F7D2B" w:rsidRPr="001D2F4A">
                  <w:rPr>
                    <w:rFonts w:ascii="Cambria Math" w:eastAsia="Arial Unicode MS" w:hAnsi="Cambria Math" w:cs="Cambria Math"/>
                    <w:color w:val="A6A6A6"/>
                    <w:sz w:val="24"/>
                    <w:szCs w:val="24"/>
                    <w:highlight w:val="white"/>
                  </w:rPr>
                  <w:t>◯</w:t>
                </w:r>
              </w:sdtContent>
            </w:sdt>
            <w:r w:rsidR="000F7D2B" w:rsidRPr="001D2F4A">
              <w:rPr>
                <w:rFonts w:ascii="Times New Roman" w:eastAsia="Times New Roman" w:hAnsi="Times New Roman" w:cs="Times New Roman"/>
                <w:color w:val="A6A6A6"/>
                <w:sz w:val="24"/>
                <w:szCs w:val="24"/>
                <w:highlight w:val="white"/>
              </w:rPr>
              <w:t xml:space="preserve"> </w:t>
            </w:r>
            <w:r w:rsidR="000F7D2B" w:rsidRPr="001D2F4A">
              <w:rPr>
                <w:rFonts w:ascii="Times New Roman" w:eastAsia="Times New Roman" w:hAnsi="Times New Roman" w:cs="Times New Roman"/>
                <w:sz w:val="24"/>
                <w:szCs w:val="24"/>
              </w:rPr>
              <w:t>Education, Healthcare, and Social Work</w:t>
            </w:r>
          </w:p>
          <w:p w14:paraId="495075D5" w14:textId="77777777" w:rsidR="000F7D2B" w:rsidRPr="001D2F4A" w:rsidRDefault="00F14859" w:rsidP="000F7D2B">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60"/>
                <w:id w:val="1579858673"/>
              </w:sdtPr>
              <w:sdtEndPr/>
              <w:sdtContent>
                <w:r w:rsidR="000F7D2B" w:rsidRPr="001D2F4A">
                  <w:rPr>
                    <w:rFonts w:ascii="Cambria Math" w:eastAsia="Arial Unicode MS" w:hAnsi="Cambria Math" w:cs="Cambria Math"/>
                    <w:color w:val="A6A6A6"/>
                    <w:sz w:val="24"/>
                    <w:szCs w:val="24"/>
                    <w:highlight w:val="white"/>
                  </w:rPr>
                  <w:t>◯</w:t>
                </w:r>
              </w:sdtContent>
            </w:sdt>
            <w:r w:rsidR="000F7D2B" w:rsidRPr="001D2F4A">
              <w:rPr>
                <w:rFonts w:ascii="Times New Roman" w:eastAsia="Times New Roman" w:hAnsi="Times New Roman" w:cs="Times New Roman"/>
                <w:color w:val="A6A6A6"/>
                <w:sz w:val="24"/>
                <w:szCs w:val="24"/>
                <w:highlight w:val="white"/>
              </w:rPr>
              <w:t xml:space="preserve"> </w:t>
            </w:r>
            <w:r w:rsidR="000F7D2B" w:rsidRPr="001D2F4A">
              <w:rPr>
                <w:rFonts w:ascii="Times New Roman" w:eastAsia="Times New Roman" w:hAnsi="Times New Roman" w:cs="Times New Roman"/>
                <w:sz w:val="24"/>
                <w:szCs w:val="24"/>
              </w:rPr>
              <w:t>Finance, Real Estate, and Professional Services</w:t>
            </w:r>
          </w:p>
          <w:p w14:paraId="2EC5404D" w14:textId="77777777" w:rsidR="000F7D2B" w:rsidRPr="001D2F4A" w:rsidRDefault="00F14859" w:rsidP="000F7D2B">
            <w:pPr>
              <w:spacing w:line="240" w:lineRule="auto"/>
              <w:rPr>
                <w:rFonts w:ascii="Times New Roman" w:hAnsi="Times New Roman" w:cs="Times New Roman"/>
                <w:sz w:val="24"/>
                <w:szCs w:val="24"/>
              </w:rPr>
            </w:pPr>
            <w:sdt>
              <w:sdtPr>
                <w:rPr>
                  <w:rFonts w:ascii="Times New Roman" w:hAnsi="Times New Roman" w:cs="Times New Roman"/>
                </w:rPr>
                <w:tag w:val="goog_rdk_261"/>
                <w:id w:val="69935858"/>
              </w:sdtPr>
              <w:sdtEndPr/>
              <w:sdtContent>
                <w:r w:rsidR="000F7D2B" w:rsidRPr="001D2F4A">
                  <w:rPr>
                    <w:rFonts w:ascii="Cambria Math" w:eastAsia="Arial Unicode MS" w:hAnsi="Cambria Math" w:cs="Cambria Math"/>
                    <w:color w:val="A6A6A6"/>
                    <w:sz w:val="24"/>
                    <w:szCs w:val="24"/>
                    <w:highlight w:val="white"/>
                  </w:rPr>
                  <w:t>◯</w:t>
                </w:r>
              </w:sdtContent>
            </w:sdt>
            <w:r w:rsidR="000F7D2B" w:rsidRPr="001D2F4A">
              <w:rPr>
                <w:rFonts w:ascii="Times New Roman" w:eastAsia="Times New Roman" w:hAnsi="Times New Roman" w:cs="Times New Roman"/>
                <w:color w:val="A6A6A6"/>
                <w:sz w:val="24"/>
                <w:szCs w:val="24"/>
                <w:highlight w:val="white"/>
              </w:rPr>
              <w:t xml:space="preserve"> </w:t>
            </w:r>
            <w:r w:rsidR="000F7D2B" w:rsidRPr="001D2F4A">
              <w:rPr>
                <w:rFonts w:ascii="Times New Roman" w:eastAsia="Times New Roman" w:hAnsi="Times New Roman" w:cs="Times New Roman"/>
                <w:sz w:val="24"/>
                <w:szCs w:val="24"/>
              </w:rPr>
              <w:t>Public Administration or Government</w:t>
            </w:r>
          </w:p>
          <w:p w14:paraId="60408E3B" w14:textId="77777777" w:rsidR="000F7D2B" w:rsidRPr="001D2F4A" w:rsidRDefault="00F14859" w:rsidP="000F7D2B">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62"/>
                <w:id w:val="-464202391"/>
              </w:sdtPr>
              <w:sdtEndPr/>
              <w:sdtContent>
                <w:r w:rsidR="000F7D2B" w:rsidRPr="001D2F4A">
                  <w:rPr>
                    <w:rFonts w:ascii="Cambria Math" w:eastAsia="Arial Unicode MS" w:hAnsi="Cambria Math" w:cs="Cambria Math"/>
                    <w:color w:val="A6A6A6"/>
                    <w:sz w:val="24"/>
                    <w:szCs w:val="24"/>
                    <w:highlight w:val="white"/>
                  </w:rPr>
                  <w:t>◯</w:t>
                </w:r>
              </w:sdtContent>
            </w:sdt>
            <w:r w:rsidR="000F7D2B" w:rsidRPr="001D2F4A">
              <w:rPr>
                <w:rFonts w:ascii="Times New Roman" w:eastAsia="Times New Roman" w:hAnsi="Times New Roman" w:cs="Times New Roman"/>
                <w:color w:val="A6A6A6"/>
                <w:sz w:val="24"/>
                <w:szCs w:val="24"/>
                <w:highlight w:val="white"/>
              </w:rPr>
              <w:t xml:space="preserve"> </w:t>
            </w:r>
            <w:r w:rsidR="000F7D2B" w:rsidRPr="001D2F4A">
              <w:rPr>
                <w:rFonts w:ascii="Times New Roman" w:eastAsia="Times New Roman" w:hAnsi="Times New Roman" w:cs="Times New Roman"/>
                <w:sz w:val="24"/>
                <w:szCs w:val="24"/>
              </w:rPr>
              <w:t>Retail, Wholesale, and Trade</w:t>
            </w:r>
          </w:p>
          <w:p w14:paraId="279D597B" w14:textId="77777777" w:rsidR="000F7D2B" w:rsidRPr="001D2F4A" w:rsidRDefault="00F14859" w:rsidP="000F7D2B">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63"/>
                <w:id w:val="-1756885349"/>
              </w:sdtPr>
              <w:sdtEndPr/>
              <w:sdtContent>
                <w:r w:rsidR="000F7D2B" w:rsidRPr="001D2F4A">
                  <w:rPr>
                    <w:rFonts w:ascii="Cambria Math" w:eastAsia="Arial Unicode MS" w:hAnsi="Cambria Math" w:cs="Cambria Math"/>
                    <w:color w:val="A6A6A6"/>
                    <w:sz w:val="24"/>
                    <w:szCs w:val="24"/>
                    <w:highlight w:val="white"/>
                  </w:rPr>
                  <w:t>◯</w:t>
                </w:r>
              </w:sdtContent>
            </w:sdt>
            <w:r w:rsidR="000F7D2B" w:rsidRPr="001D2F4A">
              <w:rPr>
                <w:rFonts w:ascii="Times New Roman" w:eastAsia="Times New Roman" w:hAnsi="Times New Roman" w:cs="Times New Roman"/>
                <w:sz w:val="24"/>
                <w:szCs w:val="24"/>
              </w:rPr>
              <w:t> Transportation, Warehousing, and Utilities</w:t>
            </w:r>
          </w:p>
          <w:p w14:paraId="5A7E9AAD" w14:textId="77777777" w:rsidR="000F7D2B" w:rsidRPr="001D2F4A" w:rsidRDefault="00F14859" w:rsidP="000F7D2B">
            <w:pPr>
              <w:spacing w:line="240" w:lineRule="auto"/>
              <w:ind w:left="240" w:hanging="240"/>
              <w:rPr>
                <w:rFonts w:ascii="Times New Roman" w:eastAsia="Times New Roman" w:hAnsi="Times New Roman" w:cs="Times New Roman"/>
                <w:color w:val="333333"/>
                <w:sz w:val="24"/>
                <w:szCs w:val="24"/>
                <w:highlight w:val="white"/>
              </w:rPr>
            </w:pPr>
            <w:sdt>
              <w:sdtPr>
                <w:rPr>
                  <w:rFonts w:ascii="Times New Roman" w:hAnsi="Times New Roman" w:cs="Times New Roman"/>
                </w:rPr>
                <w:tag w:val="goog_rdk_269"/>
                <w:id w:val="1888757212"/>
              </w:sdtPr>
              <w:sdtEndPr/>
              <w:sdtContent>
                <w:r w:rsidR="000F7D2B" w:rsidRPr="001D2F4A">
                  <w:rPr>
                    <w:rFonts w:ascii="Cambria Math" w:eastAsia="Arial Unicode MS" w:hAnsi="Cambria Math" w:cs="Cambria Math"/>
                    <w:color w:val="A6A6A6"/>
                    <w:sz w:val="24"/>
                    <w:szCs w:val="24"/>
                    <w:highlight w:val="white"/>
                  </w:rPr>
                  <w:t>◯</w:t>
                </w:r>
              </w:sdtContent>
            </w:sdt>
            <w:r w:rsidR="000F7D2B" w:rsidRPr="001D2F4A">
              <w:rPr>
                <w:rFonts w:ascii="Times New Roman" w:eastAsia="Times New Roman" w:hAnsi="Times New Roman" w:cs="Times New Roman"/>
                <w:sz w:val="24"/>
                <w:szCs w:val="24"/>
              </w:rPr>
              <w:t xml:space="preserve"> Others:</w:t>
            </w:r>
            <w:r w:rsidR="000F7D2B" w:rsidRPr="001D2F4A">
              <w:rPr>
                <w:rFonts w:ascii="Times New Roman" w:eastAsia="Times New Roman" w:hAnsi="Times New Roman" w:cs="Times New Roman"/>
                <w:color w:val="333333"/>
                <w:sz w:val="24"/>
                <w:szCs w:val="24"/>
                <w:highlight w:val="white"/>
              </w:rPr>
              <w:t xml:space="preserve"> _________</w:t>
            </w:r>
          </w:p>
          <w:p w14:paraId="18F92B3F" w14:textId="77777777" w:rsidR="000F7D2B" w:rsidRDefault="000F7D2B" w:rsidP="000F7D2B">
            <w:pPr>
              <w:spacing w:line="240" w:lineRule="auto"/>
              <w:rPr>
                <w:rFonts w:ascii="Times New Roman" w:eastAsia="Times New Roman" w:hAnsi="Times New Roman" w:cs="Times New Roman"/>
                <w:color w:val="333333"/>
                <w:sz w:val="24"/>
                <w:szCs w:val="24"/>
                <w:highlight w:val="white"/>
              </w:rPr>
            </w:pPr>
          </w:p>
        </w:tc>
      </w:tr>
      <w:tr w:rsidR="002C7389" w14:paraId="2BB7E3B0" w14:textId="77777777" w:rsidTr="005D4447">
        <w:trPr>
          <w:trHeight w:val="365"/>
        </w:trPr>
        <w:tc>
          <w:tcPr>
            <w:tcW w:w="1620" w:type="dxa"/>
            <w:tcMar>
              <w:top w:w="0" w:type="dxa"/>
              <w:left w:w="100" w:type="dxa"/>
              <w:bottom w:w="0" w:type="dxa"/>
              <w:right w:w="100" w:type="dxa"/>
            </w:tcMar>
          </w:tcPr>
          <w:p w14:paraId="3D9CA34C" w14:textId="49A82C2C" w:rsidR="002C7389" w:rsidRDefault="002C7389" w:rsidP="002C7389">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3D3169E2" w14:textId="64DFAAFA" w:rsidR="002C7389" w:rsidRDefault="005D4447" w:rsidP="002C7389">
            <w:pPr>
              <w:spacing w:line="240" w:lineRule="auto"/>
            </w:pPr>
            <w:r w:rsidRPr="005D4447">
              <w:rPr>
                <w:rFonts w:ascii="Times New Roman" w:hAnsi="Times New Roman" w:cs="Times New Roman"/>
                <w:sz w:val="24"/>
                <w:szCs w:val="24"/>
                <w:lang w:val="en-US"/>
              </w:rPr>
              <w:t>This question pertains to demographic information.</w:t>
            </w:r>
          </w:p>
        </w:tc>
      </w:tr>
      <w:tr w:rsidR="002079B6" w14:paraId="18F92B43" w14:textId="77777777" w:rsidTr="0D28EAE2">
        <w:trPr>
          <w:trHeight w:val="301"/>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0C485BD6" w14:textId="53FA9694" w:rsidR="002079B6" w:rsidRPr="001D2F4A" w:rsidRDefault="002079B6" w:rsidP="002079B6">
            <w:pPr>
              <w:spacing w:line="240" w:lineRule="auto"/>
              <w:jc w:val="center"/>
              <w:rPr>
                <w:rFonts w:ascii="Times New Roman" w:eastAsia="Times New Roman" w:hAnsi="Times New Roman" w:cs="Times New Roman"/>
                <w:b/>
                <w:sz w:val="24"/>
                <w:szCs w:val="24"/>
                <w:highlight w:val="cyan"/>
              </w:rPr>
            </w:pPr>
            <w:r w:rsidRPr="001D2F4A">
              <w:rPr>
                <w:rFonts w:ascii="Times New Roman" w:eastAsia="Times New Roman" w:hAnsi="Times New Roman" w:cs="Times New Roman"/>
                <w:b/>
                <w:sz w:val="24"/>
                <w:szCs w:val="24"/>
                <w:highlight w:val="cyan"/>
              </w:rPr>
              <w:t xml:space="preserve">Question </w:t>
            </w:r>
            <w:r w:rsidR="00F14859">
              <w:rPr>
                <w:rFonts w:ascii="Times New Roman" w:hAnsi="Times New Roman" w:cs="Times New Roman" w:hint="eastAsia"/>
                <w:b/>
                <w:sz w:val="24"/>
                <w:szCs w:val="24"/>
                <w:highlight w:val="cyan"/>
              </w:rPr>
              <w:t>40</w:t>
            </w:r>
            <w:r w:rsidRPr="001D2F4A">
              <w:rPr>
                <w:rFonts w:ascii="Times New Roman" w:eastAsia="Times New Roman" w:hAnsi="Times New Roman" w:cs="Times New Roman"/>
                <w:b/>
                <w:sz w:val="24"/>
                <w:szCs w:val="24"/>
                <w:highlight w:val="cyan"/>
              </w:rPr>
              <w:t>.</w:t>
            </w:r>
          </w:p>
          <w:p w14:paraId="18F92B41" w14:textId="4EF7E17B" w:rsidR="002079B6" w:rsidRPr="004B6629" w:rsidRDefault="002079B6" w:rsidP="002079B6">
            <w:pPr>
              <w:spacing w:line="240" w:lineRule="auto"/>
              <w:rPr>
                <w:rFonts w:ascii="Times New Roman" w:hAnsi="Times New Roman" w:cs="Times New Roman"/>
                <w:b/>
                <w:sz w:val="24"/>
                <w:szCs w:val="24"/>
              </w:rPr>
            </w:pPr>
            <w:r w:rsidRPr="001D2F4A">
              <w:rPr>
                <w:rFonts w:ascii="Times New Roman" w:hAnsi="Times New Roman" w:cs="Times New Roman"/>
                <w:b/>
                <w:sz w:val="24"/>
                <w:szCs w:val="24"/>
                <w:highlight w:val="cyan"/>
              </w:rPr>
              <w:t>(For ABM)</w:t>
            </w:r>
          </w:p>
        </w:tc>
        <w:tc>
          <w:tcPr>
            <w:tcW w:w="7736" w:type="dxa"/>
            <w:tcBorders>
              <w:top w:val="nil"/>
              <w:left w:val="nil"/>
              <w:bottom w:val="nil"/>
              <w:right w:val="nil"/>
            </w:tcBorders>
            <w:shd w:val="clear" w:color="auto" w:fill="auto"/>
            <w:tcMar>
              <w:top w:w="0" w:type="dxa"/>
              <w:left w:w="100" w:type="dxa"/>
              <w:bottom w:w="0" w:type="dxa"/>
              <w:right w:w="100" w:type="dxa"/>
            </w:tcMar>
          </w:tcPr>
          <w:p w14:paraId="18F92B42" w14:textId="7A8EBB7D" w:rsidR="002079B6" w:rsidRDefault="002079B6" w:rsidP="002079B6">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What is your</w:t>
            </w:r>
            <w:r w:rsidRPr="001D2F4A">
              <w:rPr>
                <w:rFonts w:ascii="Times New Roman" w:eastAsia="Times New Roman" w:hAnsi="Times New Roman" w:cs="Times New Roman"/>
                <w:b/>
                <w:sz w:val="24"/>
                <w:szCs w:val="24"/>
                <w:u w:val="single"/>
              </w:rPr>
              <w:t xml:space="preserve"> annual household income</w:t>
            </w:r>
            <w:r w:rsidRPr="001D2F4A">
              <w:rPr>
                <w:rFonts w:ascii="Times New Roman" w:eastAsia="Times New Roman" w:hAnsi="Times New Roman" w:cs="Times New Roman"/>
                <w:b/>
                <w:sz w:val="24"/>
                <w:szCs w:val="24"/>
              </w:rPr>
              <w:t xml:space="preserve"> before tax (US dollars)?</w:t>
            </w:r>
          </w:p>
        </w:tc>
      </w:tr>
      <w:tr w:rsidR="002079B6" w14:paraId="18F92B50" w14:textId="77777777" w:rsidTr="0D28EAE2">
        <w:trPr>
          <w:trHeight w:val="2970"/>
        </w:trPr>
        <w:tc>
          <w:tcPr>
            <w:tcW w:w="1620" w:type="dxa"/>
            <w:vMerge/>
            <w:tcMar>
              <w:top w:w="0" w:type="dxa"/>
              <w:left w:w="100" w:type="dxa"/>
              <w:bottom w:w="0" w:type="dxa"/>
              <w:right w:w="100" w:type="dxa"/>
            </w:tcMar>
          </w:tcPr>
          <w:p w14:paraId="18F92B44" w14:textId="77777777" w:rsidR="002079B6" w:rsidRDefault="002079B6" w:rsidP="002079B6">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50BB9495" w14:textId="77777777" w:rsidR="002079B6" w:rsidRPr="001D2F4A" w:rsidRDefault="00F14859" w:rsidP="002079B6">
            <w:pPr>
              <w:spacing w:line="240" w:lineRule="auto"/>
              <w:rPr>
                <w:ins w:id="14" w:author="Wenyu Chiou" w:date="2024-10-09T11:18:00Z"/>
                <w:rFonts w:ascii="Times New Roman" w:eastAsia="Times New Roman" w:hAnsi="Times New Roman" w:cs="Times New Roman"/>
                <w:sz w:val="24"/>
                <w:szCs w:val="24"/>
              </w:rPr>
            </w:pPr>
            <w:sdt>
              <w:sdtPr>
                <w:rPr>
                  <w:rFonts w:ascii="Times New Roman" w:hAnsi="Times New Roman" w:cs="Times New Roman"/>
                </w:rPr>
                <w:tag w:val="goog_rdk_272"/>
                <w:id w:val="1636604249"/>
              </w:sdtPr>
              <w:sdtEndPr/>
              <w:sdtContent>
                <w:sdt>
                  <w:sdtPr>
                    <w:rPr>
                      <w:rFonts w:ascii="Times New Roman" w:hAnsi="Times New Roman" w:cs="Times New Roman"/>
                    </w:rPr>
                    <w:tag w:val="goog_rdk_271"/>
                    <w:id w:val="-1251194574"/>
                  </w:sdtPr>
                  <w:sdtEndPr/>
                  <w:sdtContent/>
                </w:sdt>
              </w:sdtContent>
            </w:sdt>
            <w:sdt>
              <w:sdtPr>
                <w:rPr>
                  <w:rFonts w:ascii="Times New Roman" w:hAnsi="Times New Roman" w:cs="Times New Roman"/>
                </w:rPr>
                <w:tag w:val="goog_rdk_271"/>
                <w:id w:val="-365912297"/>
              </w:sdtPr>
              <w:sdtEndPr/>
              <w:sdtContent>
                <w:ins w:id="15"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Times New Roman" w:hAnsi="Times New Roman" w:cs="Times New Roman"/>
                      <w:sz w:val="24"/>
                      <w:szCs w:val="24"/>
                    </w:rPr>
                    <w:t xml:space="preserve"> Less than $</w:t>
                  </w:r>
                </w:ins>
                <w:r w:rsidR="002079B6" w:rsidRPr="001D2F4A">
                  <w:rPr>
                    <w:rFonts w:ascii="Times New Roman" w:eastAsia="Times New Roman" w:hAnsi="Times New Roman" w:cs="Times New Roman"/>
                    <w:sz w:val="24"/>
                    <w:szCs w:val="24"/>
                  </w:rPr>
                  <w:t>25</w:t>
                </w:r>
                <w:ins w:id="16" w:author="Wenyu Chiou" w:date="2024-10-09T11:18:00Z">
                  <w:r w:rsidR="002079B6" w:rsidRPr="001D2F4A">
                    <w:rPr>
                      <w:rFonts w:ascii="Times New Roman" w:eastAsia="Times New Roman" w:hAnsi="Times New Roman" w:cs="Times New Roman"/>
                      <w:sz w:val="24"/>
                      <w:szCs w:val="24"/>
                    </w:rPr>
                    <w:t>,000</w:t>
                  </w:r>
                </w:ins>
              </w:sdtContent>
            </w:sdt>
          </w:p>
          <w:sdt>
            <w:sdtPr>
              <w:rPr>
                <w:rFonts w:ascii="Times New Roman" w:hAnsi="Times New Roman" w:cs="Times New Roman"/>
              </w:rPr>
              <w:tag w:val="goog_rdk_274"/>
              <w:id w:val="-1105960161"/>
            </w:sdtPr>
            <w:sdtEndPr/>
            <w:sdtContent>
              <w:p w14:paraId="474000CE" w14:textId="77777777" w:rsidR="002079B6" w:rsidRPr="001D2F4A" w:rsidRDefault="00F14859" w:rsidP="002079B6">
                <w:pPr>
                  <w:spacing w:line="240" w:lineRule="auto"/>
                  <w:rPr>
                    <w:ins w:id="17" w:author="Wenyu Chiou" w:date="2024-10-09T11:18:00Z"/>
                    <w:rFonts w:ascii="Times New Roman" w:eastAsia="Times New Roman" w:hAnsi="Times New Roman" w:cs="Times New Roman"/>
                    <w:sz w:val="24"/>
                    <w:szCs w:val="24"/>
                  </w:rPr>
                </w:pPr>
                <w:sdt>
                  <w:sdtPr>
                    <w:rPr>
                      <w:rFonts w:ascii="Times New Roman" w:hAnsi="Times New Roman" w:cs="Times New Roman"/>
                    </w:rPr>
                    <w:tag w:val="goog_rdk_273"/>
                    <w:id w:val="1564834004"/>
                  </w:sdtPr>
                  <w:sdtEndPr/>
                  <w:sdtContent>
                    <w:ins w:id="18"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Times New Roman" w:hAnsi="Times New Roman" w:cs="Times New Roman"/>
                          <w:sz w:val="24"/>
                          <w:szCs w:val="24"/>
                        </w:rPr>
                        <w:t> $25,000 to $29,999</w:t>
                      </w:r>
                    </w:ins>
                  </w:sdtContent>
                </w:sdt>
              </w:p>
            </w:sdtContent>
          </w:sdt>
          <w:sdt>
            <w:sdtPr>
              <w:rPr>
                <w:rFonts w:ascii="Times New Roman" w:hAnsi="Times New Roman" w:cs="Times New Roman"/>
              </w:rPr>
              <w:tag w:val="goog_rdk_276"/>
              <w:id w:val="760258142"/>
            </w:sdtPr>
            <w:sdtEndPr/>
            <w:sdtContent>
              <w:p w14:paraId="7D6BAF28" w14:textId="77777777" w:rsidR="002079B6" w:rsidRPr="001D2F4A" w:rsidRDefault="00F14859" w:rsidP="002079B6">
                <w:pPr>
                  <w:spacing w:line="240" w:lineRule="auto"/>
                  <w:rPr>
                    <w:ins w:id="19" w:author="Wenyu Chiou" w:date="2024-10-09T11:18:00Z"/>
                    <w:rFonts w:ascii="Times New Roman" w:eastAsia="Times New Roman" w:hAnsi="Times New Roman" w:cs="Times New Roman"/>
                    <w:sz w:val="24"/>
                    <w:szCs w:val="24"/>
                  </w:rPr>
                </w:pPr>
                <w:sdt>
                  <w:sdtPr>
                    <w:rPr>
                      <w:rFonts w:ascii="Times New Roman" w:hAnsi="Times New Roman" w:cs="Times New Roman"/>
                    </w:rPr>
                    <w:tag w:val="goog_rdk_275"/>
                    <w:id w:val="-321201694"/>
                  </w:sdtPr>
                  <w:sdtEndPr/>
                  <w:sdtContent>
                    <w:ins w:id="20"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Times New Roman" w:hAnsi="Times New Roman" w:cs="Times New Roman"/>
                          <w:sz w:val="24"/>
                          <w:szCs w:val="24"/>
                        </w:rPr>
                        <w:t> $30,000 to $34,999</w:t>
                      </w:r>
                    </w:ins>
                  </w:sdtContent>
                </w:sdt>
              </w:p>
            </w:sdtContent>
          </w:sdt>
          <w:sdt>
            <w:sdtPr>
              <w:rPr>
                <w:rFonts w:ascii="Times New Roman" w:hAnsi="Times New Roman" w:cs="Times New Roman"/>
              </w:rPr>
              <w:tag w:val="goog_rdk_278"/>
              <w:id w:val="1389997006"/>
            </w:sdtPr>
            <w:sdtEndPr/>
            <w:sdtContent>
              <w:p w14:paraId="272B86F2" w14:textId="77777777" w:rsidR="002079B6" w:rsidRPr="001D2F4A" w:rsidRDefault="00F14859" w:rsidP="002079B6">
                <w:pPr>
                  <w:spacing w:line="240" w:lineRule="auto"/>
                  <w:rPr>
                    <w:ins w:id="21" w:author="Wenyu Chiou" w:date="2024-10-09T11:18:00Z"/>
                    <w:rFonts w:ascii="Times New Roman" w:eastAsia="Times New Roman" w:hAnsi="Times New Roman" w:cs="Times New Roman"/>
                    <w:sz w:val="24"/>
                    <w:szCs w:val="24"/>
                  </w:rPr>
                </w:pPr>
                <w:sdt>
                  <w:sdtPr>
                    <w:rPr>
                      <w:rFonts w:ascii="Times New Roman" w:hAnsi="Times New Roman" w:cs="Times New Roman"/>
                    </w:rPr>
                    <w:tag w:val="goog_rdk_277"/>
                    <w:id w:val="-369385033"/>
                  </w:sdtPr>
                  <w:sdtEndPr/>
                  <w:sdtContent>
                    <w:ins w:id="22"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Times New Roman" w:hAnsi="Times New Roman" w:cs="Times New Roman"/>
                          <w:sz w:val="24"/>
                          <w:szCs w:val="24"/>
                        </w:rPr>
                        <w:t> $35,000 to $39,999</w:t>
                      </w:r>
                    </w:ins>
                  </w:sdtContent>
                </w:sdt>
              </w:p>
            </w:sdtContent>
          </w:sdt>
          <w:sdt>
            <w:sdtPr>
              <w:rPr>
                <w:rFonts w:ascii="Times New Roman" w:hAnsi="Times New Roman" w:cs="Times New Roman"/>
              </w:rPr>
              <w:tag w:val="goog_rdk_280"/>
              <w:id w:val="1550419001"/>
            </w:sdtPr>
            <w:sdtEndPr/>
            <w:sdtContent>
              <w:p w14:paraId="4BE4BDAB" w14:textId="77777777" w:rsidR="002079B6" w:rsidRPr="001D2F4A" w:rsidRDefault="00F14859" w:rsidP="002079B6">
                <w:pPr>
                  <w:spacing w:line="240" w:lineRule="auto"/>
                  <w:rPr>
                    <w:ins w:id="23" w:author="Wenyu Chiou" w:date="2024-10-09T11:18:00Z"/>
                    <w:rFonts w:ascii="Times New Roman" w:eastAsia="Times New Roman" w:hAnsi="Times New Roman" w:cs="Times New Roman"/>
                    <w:sz w:val="24"/>
                    <w:szCs w:val="24"/>
                  </w:rPr>
                </w:pPr>
                <w:sdt>
                  <w:sdtPr>
                    <w:rPr>
                      <w:rFonts w:ascii="Times New Roman" w:hAnsi="Times New Roman" w:cs="Times New Roman"/>
                    </w:rPr>
                    <w:tag w:val="goog_rdk_279"/>
                    <w:id w:val="1845896399"/>
                  </w:sdtPr>
                  <w:sdtEndPr/>
                  <w:sdtContent>
                    <w:ins w:id="24"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Times New Roman" w:hAnsi="Times New Roman" w:cs="Times New Roman"/>
                          <w:sz w:val="24"/>
                          <w:szCs w:val="24"/>
                        </w:rPr>
                        <w:t> $40,000 to $44,999</w:t>
                      </w:r>
                    </w:ins>
                  </w:sdtContent>
                </w:sdt>
              </w:p>
            </w:sdtContent>
          </w:sdt>
          <w:sdt>
            <w:sdtPr>
              <w:rPr>
                <w:rFonts w:ascii="Times New Roman" w:hAnsi="Times New Roman" w:cs="Times New Roman"/>
              </w:rPr>
              <w:tag w:val="goog_rdk_282"/>
              <w:id w:val="75870065"/>
            </w:sdtPr>
            <w:sdtEndPr/>
            <w:sdtContent>
              <w:p w14:paraId="214D151A" w14:textId="77777777" w:rsidR="002079B6" w:rsidRPr="001D2F4A" w:rsidRDefault="00F14859" w:rsidP="002079B6">
                <w:pPr>
                  <w:spacing w:line="240" w:lineRule="auto"/>
                  <w:rPr>
                    <w:ins w:id="25" w:author="Wenyu Chiou" w:date="2024-10-09T11:18:00Z"/>
                    <w:rFonts w:ascii="Times New Roman" w:eastAsia="Times New Roman" w:hAnsi="Times New Roman" w:cs="Times New Roman"/>
                    <w:sz w:val="24"/>
                    <w:szCs w:val="24"/>
                  </w:rPr>
                </w:pPr>
                <w:sdt>
                  <w:sdtPr>
                    <w:rPr>
                      <w:rFonts w:ascii="Times New Roman" w:hAnsi="Times New Roman" w:cs="Times New Roman"/>
                    </w:rPr>
                    <w:tag w:val="goog_rdk_281"/>
                    <w:id w:val="-568572041"/>
                  </w:sdtPr>
                  <w:sdtEndPr/>
                  <w:sdtContent>
                    <w:ins w:id="26"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Times New Roman" w:hAnsi="Times New Roman" w:cs="Times New Roman"/>
                          <w:sz w:val="24"/>
                          <w:szCs w:val="24"/>
                        </w:rPr>
                        <w:t> $45,000 to $49,999</w:t>
                      </w:r>
                    </w:ins>
                  </w:sdtContent>
                </w:sdt>
              </w:p>
            </w:sdtContent>
          </w:sdt>
          <w:sdt>
            <w:sdtPr>
              <w:rPr>
                <w:rFonts w:ascii="Times New Roman" w:hAnsi="Times New Roman" w:cs="Times New Roman"/>
              </w:rPr>
              <w:tag w:val="goog_rdk_284"/>
              <w:id w:val="120580698"/>
            </w:sdtPr>
            <w:sdtEndPr/>
            <w:sdtContent>
              <w:p w14:paraId="252F40F7" w14:textId="77777777" w:rsidR="002079B6" w:rsidRPr="001D2F4A" w:rsidRDefault="00F14859" w:rsidP="002079B6">
                <w:pPr>
                  <w:spacing w:line="240" w:lineRule="auto"/>
                  <w:rPr>
                    <w:ins w:id="27" w:author="Wenyu Chiou" w:date="2024-10-09T11:18:00Z"/>
                    <w:rFonts w:ascii="Times New Roman" w:eastAsia="Times New Roman" w:hAnsi="Times New Roman" w:cs="Times New Roman"/>
                    <w:sz w:val="24"/>
                    <w:szCs w:val="24"/>
                  </w:rPr>
                </w:pPr>
                <w:sdt>
                  <w:sdtPr>
                    <w:rPr>
                      <w:rFonts w:ascii="Times New Roman" w:hAnsi="Times New Roman" w:cs="Times New Roman"/>
                    </w:rPr>
                    <w:tag w:val="goog_rdk_283"/>
                    <w:id w:val="-548224004"/>
                  </w:sdtPr>
                  <w:sdtEndPr/>
                  <w:sdtContent>
                    <w:ins w:id="28"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Times New Roman" w:hAnsi="Times New Roman" w:cs="Times New Roman"/>
                          <w:sz w:val="24"/>
                          <w:szCs w:val="24"/>
                        </w:rPr>
                        <w:t> $50,000 to $54,999</w:t>
                      </w:r>
                    </w:ins>
                  </w:sdtContent>
                </w:sdt>
              </w:p>
            </w:sdtContent>
          </w:sdt>
          <w:sdt>
            <w:sdtPr>
              <w:rPr>
                <w:rFonts w:ascii="Times New Roman" w:hAnsi="Times New Roman" w:cs="Times New Roman"/>
              </w:rPr>
              <w:tag w:val="goog_rdk_286"/>
              <w:id w:val="780078381"/>
            </w:sdtPr>
            <w:sdtEndPr/>
            <w:sdtContent>
              <w:p w14:paraId="20DC1840" w14:textId="77777777" w:rsidR="002079B6" w:rsidRPr="001D2F4A" w:rsidRDefault="00F14859" w:rsidP="002079B6">
                <w:pPr>
                  <w:spacing w:line="240" w:lineRule="auto"/>
                  <w:rPr>
                    <w:ins w:id="29" w:author="Wenyu Chiou" w:date="2024-10-09T11:18:00Z"/>
                    <w:rFonts w:ascii="Times New Roman" w:eastAsia="Times New Roman" w:hAnsi="Times New Roman" w:cs="Times New Roman"/>
                    <w:sz w:val="24"/>
                    <w:szCs w:val="24"/>
                  </w:rPr>
                </w:pPr>
                <w:sdt>
                  <w:sdtPr>
                    <w:rPr>
                      <w:rFonts w:ascii="Times New Roman" w:hAnsi="Times New Roman" w:cs="Times New Roman"/>
                    </w:rPr>
                    <w:tag w:val="goog_rdk_285"/>
                    <w:id w:val="-458888512"/>
                  </w:sdtPr>
                  <w:sdtEndPr/>
                  <w:sdtContent>
                    <w:ins w:id="30"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Quattrocento Sans" w:hAnsi="Times New Roman" w:cs="Times New Roman"/>
                          <w:sz w:val="24"/>
                          <w:szCs w:val="24"/>
                        </w:rPr>
                        <w:t xml:space="preserve"> </w:t>
                      </w:r>
                      <w:r w:rsidR="002079B6" w:rsidRPr="001D2F4A">
                        <w:rPr>
                          <w:rFonts w:ascii="Times New Roman" w:eastAsia="Times New Roman" w:hAnsi="Times New Roman" w:cs="Times New Roman"/>
                          <w:sz w:val="24"/>
                          <w:szCs w:val="24"/>
                        </w:rPr>
                        <w:t>$55,000 to $59,999</w:t>
                      </w:r>
                    </w:ins>
                  </w:sdtContent>
                </w:sdt>
              </w:p>
            </w:sdtContent>
          </w:sdt>
          <w:sdt>
            <w:sdtPr>
              <w:rPr>
                <w:rFonts w:ascii="Times New Roman" w:hAnsi="Times New Roman" w:cs="Times New Roman"/>
              </w:rPr>
              <w:tag w:val="goog_rdk_288"/>
              <w:id w:val="-1512360539"/>
            </w:sdtPr>
            <w:sdtEndPr/>
            <w:sdtContent>
              <w:p w14:paraId="369B24E5" w14:textId="77777777" w:rsidR="002079B6" w:rsidRPr="001D2F4A" w:rsidRDefault="00F14859" w:rsidP="002079B6">
                <w:pPr>
                  <w:spacing w:line="240" w:lineRule="auto"/>
                  <w:rPr>
                    <w:ins w:id="31" w:author="Wenyu Chiou" w:date="2024-10-09T11:18:00Z"/>
                    <w:rFonts w:ascii="Times New Roman" w:eastAsia="Times New Roman" w:hAnsi="Times New Roman" w:cs="Times New Roman"/>
                    <w:sz w:val="24"/>
                    <w:szCs w:val="24"/>
                  </w:rPr>
                </w:pPr>
                <w:sdt>
                  <w:sdtPr>
                    <w:rPr>
                      <w:rFonts w:ascii="Times New Roman" w:hAnsi="Times New Roman" w:cs="Times New Roman"/>
                    </w:rPr>
                    <w:tag w:val="goog_rdk_287"/>
                    <w:id w:val="-880080986"/>
                  </w:sdtPr>
                  <w:sdtEndPr/>
                  <w:sdtContent>
                    <w:ins w:id="32"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Quattrocento Sans" w:hAnsi="Times New Roman" w:cs="Times New Roman"/>
                          <w:sz w:val="24"/>
                          <w:szCs w:val="24"/>
                        </w:rPr>
                        <w:t xml:space="preserve"> </w:t>
                      </w:r>
                      <w:r w:rsidR="002079B6" w:rsidRPr="001D2F4A">
                        <w:rPr>
                          <w:rFonts w:ascii="Times New Roman" w:eastAsia="Times New Roman" w:hAnsi="Times New Roman" w:cs="Times New Roman"/>
                          <w:sz w:val="24"/>
                          <w:szCs w:val="24"/>
                        </w:rPr>
                        <w:t>$60,000 to $74,999</w:t>
                      </w:r>
                    </w:ins>
                  </w:sdtContent>
                </w:sdt>
              </w:p>
            </w:sdtContent>
          </w:sdt>
          <w:p w14:paraId="78E33044" w14:textId="77777777" w:rsidR="002079B6" w:rsidRPr="001D2F4A" w:rsidRDefault="00F14859" w:rsidP="002079B6">
            <w:pPr>
              <w:spacing w:line="240" w:lineRule="auto"/>
              <w:rPr>
                <w:rFonts w:ascii="Times New Roman" w:eastAsia="Times New Roman" w:hAnsi="Times New Roman" w:cs="Times New Roman"/>
                <w:sz w:val="24"/>
                <w:szCs w:val="24"/>
              </w:rPr>
            </w:pPr>
            <w:sdt>
              <w:sdtPr>
                <w:rPr>
                  <w:rFonts w:ascii="Times New Roman" w:hAnsi="Times New Roman" w:cs="Times New Roman"/>
                </w:rPr>
                <w:tag w:val="goog_rdk_289"/>
                <w:id w:val="1352614593"/>
              </w:sdtPr>
              <w:sdtEndPr/>
              <w:sdtContent>
                <w:ins w:id="33" w:author="Wenyu Chiou" w:date="2024-10-09T11:18:00Z">
                  <w:r w:rsidR="002079B6" w:rsidRPr="001D2F4A">
                    <w:rPr>
                      <w:rFonts w:ascii="Cambria Math" w:eastAsia="Quattrocento Sans" w:hAnsi="Cambria Math" w:cs="Cambria Math"/>
                      <w:sz w:val="24"/>
                      <w:szCs w:val="24"/>
                      <w:highlight w:val="white"/>
                    </w:rPr>
                    <w:t>◯</w:t>
                  </w:r>
                  <w:r w:rsidR="002079B6" w:rsidRPr="001D2F4A">
                    <w:rPr>
                      <w:rFonts w:ascii="Times New Roman" w:eastAsia="Quattrocento Sans" w:hAnsi="Times New Roman" w:cs="Times New Roman"/>
                      <w:sz w:val="24"/>
                      <w:szCs w:val="24"/>
                    </w:rPr>
                    <w:t xml:space="preserve"> </w:t>
                  </w:r>
                  <w:r w:rsidR="002079B6" w:rsidRPr="001D2F4A">
                    <w:rPr>
                      <w:rFonts w:ascii="Times New Roman" w:eastAsia="Times New Roman" w:hAnsi="Times New Roman" w:cs="Times New Roman"/>
                      <w:sz w:val="24"/>
                      <w:szCs w:val="24"/>
                    </w:rPr>
                    <w:t>More than $75,000</w:t>
                  </w:r>
                </w:ins>
              </w:sdtContent>
            </w:sdt>
          </w:p>
          <w:p w14:paraId="18F92B4F" w14:textId="08856CA9" w:rsidR="002079B6" w:rsidRDefault="002079B6" w:rsidP="002079B6">
            <w:pPr>
              <w:spacing w:line="240" w:lineRule="auto"/>
              <w:rPr>
                <w:rFonts w:ascii="Times New Roman" w:eastAsia="Times New Roman" w:hAnsi="Times New Roman" w:cs="Times New Roman"/>
                <w:sz w:val="24"/>
                <w:szCs w:val="24"/>
              </w:rPr>
            </w:pPr>
          </w:p>
        </w:tc>
      </w:tr>
      <w:tr w:rsidR="005D4447" w14:paraId="1469E650" w14:textId="77777777" w:rsidTr="00F34953">
        <w:tblPrEx>
          <w:tblCellMar>
            <w:left w:w="28" w:type="dxa"/>
            <w:right w:w="28" w:type="dxa"/>
          </w:tblCellMar>
        </w:tblPrEx>
        <w:trPr>
          <w:trHeight w:val="2970"/>
        </w:trPr>
        <w:tc>
          <w:tcPr>
            <w:tcW w:w="1620" w:type="dxa"/>
          </w:tcPr>
          <w:p w14:paraId="1CC0CD11" w14:textId="7083E193" w:rsidR="005D4447" w:rsidRDefault="005D4447" w:rsidP="005D4447">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Pr>
          <w:p w14:paraId="2820EFFE" w14:textId="77777777" w:rsidR="00750DD6" w:rsidRPr="00750DD6" w:rsidRDefault="00750DD6" w:rsidP="00750DD6">
            <w:pPr>
              <w:spacing w:line="240" w:lineRule="auto"/>
              <w:jc w:val="both"/>
              <w:rPr>
                <w:rFonts w:ascii="Times New Roman" w:hAnsi="Times New Roman" w:cs="Times New Roman"/>
                <w:sz w:val="24"/>
                <w:szCs w:val="24"/>
                <w:lang w:val="en-US"/>
              </w:rPr>
            </w:pPr>
            <w:r w:rsidRPr="00750DD6">
              <w:rPr>
                <w:rFonts w:ascii="Times New Roman" w:hAnsi="Times New Roman" w:cs="Times New Roman"/>
                <w:sz w:val="24"/>
                <w:szCs w:val="24"/>
                <w:lang w:val="en-US"/>
              </w:rPr>
              <w:t xml:space="preserve">This question is designed to assess </w:t>
            </w:r>
            <w:r w:rsidRPr="00750DD6">
              <w:rPr>
                <w:rFonts w:ascii="Times New Roman" w:hAnsi="Times New Roman" w:cs="Times New Roman"/>
                <w:b/>
                <w:bCs/>
                <w:sz w:val="24"/>
                <w:szCs w:val="24"/>
                <w:lang w:val="en-US"/>
              </w:rPr>
              <w:t>respondents' poverty status and to identify marginalized groups (MG) versus unmarginalized groups (UMG)</w:t>
            </w:r>
            <w:r w:rsidRPr="00750DD6">
              <w:rPr>
                <w:rFonts w:ascii="Times New Roman" w:hAnsi="Times New Roman" w:cs="Times New Roman"/>
                <w:sz w:val="24"/>
                <w:szCs w:val="24"/>
                <w:lang w:val="en-US"/>
              </w:rPr>
              <w:t>.</w:t>
            </w:r>
          </w:p>
          <w:p w14:paraId="12A3ACA2" w14:textId="77777777" w:rsidR="00750DD6" w:rsidRPr="00750DD6" w:rsidRDefault="00750DD6" w:rsidP="00750DD6">
            <w:pPr>
              <w:spacing w:line="240" w:lineRule="auto"/>
              <w:jc w:val="both"/>
              <w:rPr>
                <w:rFonts w:ascii="Times New Roman" w:hAnsi="Times New Roman" w:cs="Times New Roman"/>
                <w:sz w:val="24"/>
                <w:szCs w:val="24"/>
                <w:lang w:val="en-US"/>
              </w:rPr>
            </w:pPr>
          </w:p>
          <w:p w14:paraId="497B6217" w14:textId="70FF4931" w:rsidR="004D0437" w:rsidRDefault="00750DD6" w:rsidP="00750DD6">
            <w:pPr>
              <w:spacing w:line="240" w:lineRule="auto"/>
              <w:jc w:val="both"/>
              <w:rPr>
                <w:rFonts w:ascii="Times New Roman" w:hAnsi="Times New Roman" w:cs="Times New Roman"/>
                <w:sz w:val="24"/>
                <w:szCs w:val="24"/>
                <w:lang w:val="en-US"/>
              </w:rPr>
            </w:pPr>
            <w:r w:rsidRPr="00750DD6">
              <w:rPr>
                <w:rFonts w:ascii="Times New Roman" w:hAnsi="Times New Roman" w:cs="Times New Roman"/>
                <w:sz w:val="24"/>
                <w:szCs w:val="24"/>
                <w:lang w:val="en-US"/>
              </w:rPr>
              <w:t>We evaluate poverty status by considering household size in relation to the latest Census Bureau poverty thresholds, using these metrics to classify households into MG or UMG based on their economic and social vulnerabilities.</w:t>
            </w:r>
          </w:p>
          <w:p w14:paraId="40629647" w14:textId="77777777" w:rsidR="00777E9B" w:rsidRDefault="00777E9B" w:rsidP="005D4447">
            <w:pPr>
              <w:spacing w:line="240" w:lineRule="auto"/>
              <w:rPr>
                <w:rFonts w:ascii="Times New Roman" w:hAnsi="Times New Roman" w:cs="Times New Roman"/>
                <w:sz w:val="24"/>
                <w:szCs w:val="24"/>
                <w:lang w:val="en-US"/>
              </w:rPr>
            </w:pPr>
          </w:p>
          <w:p w14:paraId="2D2B45D4" w14:textId="77777777" w:rsidR="00777E9B" w:rsidRDefault="00A66AE9" w:rsidP="005D4447">
            <w:pPr>
              <w:spacing w:line="240" w:lineRule="auto"/>
            </w:pPr>
            <w:r w:rsidRPr="00A66AE9">
              <w:rPr>
                <w:noProof/>
              </w:rPr>
              <w:lastRenderedPageBreak/>
              <w:drawing>
                <wp:inline distT="0" distB="0" distL="0" distR="0" wp14:anchorId="787B96D1" wp14:editId="3855BF0C">
                  <wp:extent cx="4785360" cy="1607820"/>
                  <wp:effectExtent l="0" t="0" r="0" b="0"/>
                  <wp:docPr id="9" name="圖片 8">
                    <a:extLst xmlns:a="http://schemas.openxmlformats.org/drawingml/2006/main">
                      <a:ext uri="{FF2B5EF4-FFF2-40B4-BE49-F238E27FC236}">
                        <a16:creationId xmlns:a16="http://schemas.microsoft.com/office/drawing/2014/main" id="{9DD3F4DB-55CB-4CDE-B91A-F37A52BA92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a:extLst>
                              <a:ext uri="{FF2B5EF4-FFF2-40B4-BE49-F238E27FC236}">
                                <a16:creationId xmlns:a16="http://schemas.microsoft.com/office/drawing/2014/main" id="{9DD3F4DB-55CB-4CDE-B91A-F37A52BA921D}"/>
                              </a:ext>
                            </a:extLst>
                          </pic:cNvPr>
                          <pic:cNvPicPr>
                            <a:picLocks noChangeAspect="1"/>
                          </pic:cNvPicPr>
                        </pic:nvPicPr>
                        <pic:blipFill>
                          <a:blip r:embed="rId9"/>
                          <a:stretch>
                            <a:fillRect/>
                          </a:stretch>
                        </pic:blipFill>
                        <pic:spPr>
                          <a:xfrm>
                            <a:off x="0" y="0"/>
                            <a:ext cx="4785360" cy="1607820"/>
                          </a:xfrm>
                          <a:prstGeom prst="rect">
                            <a:avLst/>
                          </a:prstGeom>
                        </pic:spPr>
                      </pic:pic>
                    </a:graphicData>
                  </a:graphic>
                </wp:inline>
              </w:drawing>
            </w:r>
          </w:p>
          <w:p w14:paraId="2B87D101" w14:textId="73412D0C" w:rsidR="00F34953" w:rsidRDefault="00F34953" w:rsidP="00F34953">
            <w:pPr>
              <w:spacing w:line="240" w:lineRule="auto"/>
              <w:jc w:val="center"/>
            </w:pPr>
            <w:r>
              <w:rPr>
                <w:noProof/>
              </w:rPr>
              <w:drawing>
                <wp:inline distT="0" distB="0" distL="0" distR="0" wp14:anchorId="266A0F3C" wp14:editId="20A97279">
                  <wp:extent cx="2329732" cy="3479052"/>
                  <wp:effectExtent l="0" t="0" r="0" b="7620"/>
                  <wp:docPr id="2" name="圖片 1">
                    <a:extLst xmlns:a="http://schemas.openxmlformats.org/drawingml/2006/main">
                      <a:ext uri="{FF2B5EF4-FFF2-40B4-BE49-F238E27FC236}">
                        <a16:creationId xmlns:a16="http://schemas.microsoft.com/office/drawing/2014/main" id="{7D1159F5-8BD2-497C-AE75-8837B9C325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7D1159F5-8BD2-497C-AE75-8837B9C325F6}"/>
                              </a:ext>
                            </a:extLst>
                          </pic:cNvPr>
                          <pic:cNvPicPr>
                            <a:picLocks noChangeAspect="1"/>
                          </pic:cNvPicPr>
                        </pic:nvPicPr>
                        <pic:blipFill>
                          <a:blip r:embed="rId10"/>
                          <a:stretch>
                            <a:fillRect/>
                          </a:stretch>
                        </pic:blipFill>
                        <pic:spPr>
                          <a:xfrm>
                            <a:off x="0" y="0"/>
                            <a:ext cx="2334351" cy="3485949"/>
                          </a:xfrm>
                          <a:prstGeom prst="rect">
                            <a:avLst/>
                          </a:prstGeom>
                        </pic:spPr>
                      </pic:pic>
                    </a:graphicData>
                  </a:graphic>
                </wp:inline>
              </w:drawing>
            </w:r>
          </w:p>
        </w:tc>
      </w:tr>
      <w:tr w:rsidR="00387109" w14:paraId="4CDF8789" w14:textId="77777777" w:rsidTr="0D28EAE2">
        <w:trPr>
          <w:trHeight w:val="251"/>
        </w:trPr>
        <w:tc>
          <w:tcPr>
            <w:tcW w:w="1620" w:type="dxa"/>
            <w:tcMar>
              <w:top w:w="0" w:type="dxa"/>
              <w:left w:w="100" w:type="dxa"/>
              <w:bottom w:w="0" w:type="dxa"/>
              <w:right w:w="100" w:type="dxa"/>
            </w:tcMar>
          </w:tcPr>
          <w:p w14:paraId="585F2084" w14:textId="142CA9F9" w:rsidR="00387109" w:rsidRDefault="00387109" w:rsidP="00387109">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lastRenderedPageBreak/>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546F4CBB" w14:textId="10816F01" w:rsidR="00387109" w:rsidRDefault="00387109" w:rsidP="004B6629">
            <w:pPr>
              <w:spacing w:line="240" w:lineRule="auto"/>
              <w:rPr>
                <w:rFonts w:ascii="Times New Roman" w:eastAsia="Times New Roman" w:hAnsi="Times New Roman" w:cs="Times New Roman"/>
                <w:b/>
                <w:color w:val="333333"/>
                <w:sz w:val="24"/>
                <w:szCs w:val="24"/>
                <w:highlight w:val="white"/>
              </w:rPr>
            </w:pPr>
            <w:r w:rsidRPr="005D4447">
              <w:rPr>
                <w:rFonts w:ascii="Times New Roman" w:hAnsi="Times New Roman" w:cs="Times New Roman"/>
                <w:sz w:val="24"/>
                <w:szCs w:val="24"/>
                <w:lang w:val="en-US"/>
              </w:rPr>
              <w:t>This question pertains to demographic information.</w:t>
            </w:r>
          </w:p>
        </w:tc>
      </w:tr>
      <w:tr w:rsidR="001521B4" w14:paraId="18F92B64" w14:textId="77777777" w:rsidTr="0D28EAE2">
        <w:trPr>
          <w:trHeight w:val="285"/>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18F92B62" w14:textId="024B19BC" w:rsidR="001521B4" w:rsidRDefault="001521B4" w:rsidP="001521B4">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Question </w:t>
            </w:r>
            <w:r w:rsidR="00F14859">
              <w:rPr>
                <w:rFonts w:ascii="Times New Roman" w:hAnsi="Times New Roman" w:cs="Times New Roman" w:hint="eastAsia"/>
                <w:b/>
                <w:sz w:val="24"/>
                <w:szCs w:val="24"/>
              </w:rPr>
              <w:t>41</w:t>
            </w:r>
            <w:r w:rsidRPr="001D2F4A">
              <w:rPr>
                <w:rFonts w:ascii="Times New Roman" w:eastAsia="Times New Roman" w:hAnsi="Times New Roman" w:cs="Times New Roman"/>
                <w:b/>
                <w:sz w:val="24"/>
                <w:szCs w:val="24"/>
              </w:rPr>
              <w:t>.</w:t>
            </w:r>
          </w:p>
        </w:tc>
        <w:tc>
          <w:tcPr>
            <w:tcW w:w="7736" w:type="dxa"/>
            <w:tcBorders>
              <w:top w:val="nil"/>
              <w:left w:val="nil"/>
              <w:bottom w:val="nil"/>
              <w:right w:val="nil"/>
            </w:tcBorders>
            <w:shd w:val="clear" w:color="auto" w:fill="auto"/>
            <w:tcMar>
              <w:top w:w="0" w:type="dxa"/>
              <w:left w:w="100" w:type="dxa"/>
              <w:bottom w:w="0" w:type="dxa"/>
              <w:right w:w="100" w:type="dxa"/>
            </w:tcMar>
          </w:tcPr>
          <w:p w14:paraId="18F92B63" w14:textId="4BD54BDF" w:rsidR="001521B4" w:rsidRDefault="001521B4" w:rsidP="001521B4">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 xml:space="preserve">What is your </w:t>
            </w:r>
            <w:r w:rsidRPr="001D2F4A">
              <w:rPr>
                <w:rFonts w:ascii="Times New Roman" w:eastAsia="Times New Roman" w:hAnsi="Times New Roman" w:cs="Times New Roman"/>
                <w:b/>
                <w:sz w:val="24"/>
                <w:szCs w:val="24"/>
                <w:u w:val="single"/>
              </w:rPr>
              <w:t xml:space="preserve">current </w:t>
            </w:r>
            <w:r w:rsidRPr="001D2F4A">
              <w:rPr>
                <w:rFonts w:ascii="Times New Roman" w:eastAsia="Times New Roman" w:hAnsi="Times New Roman" w:cs="Times New Roman"/>
                <w:b/>
                <w:color w:val="333333"/>
                <w:sz w:val="24"/>
                <w:szCs w:val="24"/>
                <w:highlight w:val="white"/>
                <w:u w:val="single"/>
              </w:rPr>
              <w:t>5-digit</w:t>
            </w:r>
            <w:r w:rsidRPr="001D2F4A">
              <w:rPr>
                <w:rFonts w:ascii="Times New Roman" w:eastAsia="Times New Roman" w:hAnsi="Times New Roman" w:cs="Times New Roman"/>
                <w:b/>
                <w:sz w:val="24"/>
                <w:szCs w:val="24"/>
                <w:u w:val="single"/>
              </w:rPr>
              <w:t xml:space="preserve"> zip code</w:t>
            </w:r>
            <w:r w:rsidRPr="001D2F4A">
              <w:rPr>
                <w:rFonts w:ascii="Times New Roman" w:eastAsia="Times New Roman" w:hAnsi="Times New Roman" w:cs="Times New Roman"/>
                <w:b/>
                <w:sz w:val="24"/>
                <w:szCs w:val="24"/>
              </w:rPr>
              <w:t>?</w:t>
            </w:r>
          </w:p>
        </w:tc>
      </w:tr>
      <w:tr w:rsidR="001521B4" w14:paraId="18F92B67" w14:textId="77777777" w:rsidTr="0D28EAE2">
        <w:trPr>
          <w:trHeight w:val="79"/>
        </w:trPr>
        <w:tc>
          <w:tcPr>
            <w:tcW w:w="1620" w:type="dxa"/>
            <w:vMerge/>
            <w:tcMar>
              <w:top w:w="0" w:type="dxa"/>
              <w:left w:w="100" w:type="dxa"/>
              <w:bottom w:w="0" w:type="dxa"/>
              <w:right w:w="100" w:type="dxa"/>
            </w:tcMar>
          </w:tcPr>
          <w:p w14:paraId="18F92B65" w14:textId="77777777" w:rsidR="001521B4" w:rsidRDefault="001521B4" w:rsidP="001521B4">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18F92B66" w14:textId="522FE541" w:rsidR="001521B4" w:rsidRDefault="001521B4" w:rsidP="001521B4">
            <w:pPr>
              <w:spacing w:line="240" w:lineRule="auto"/>
              <w:ind w:left="260" w:hanging="100"/>
              <w:rPr>
                <w:rFonts w:ascii="Times New Roman" w:eastAsia="Times New Roman" w:hAnsi="Times New Roman" w:cs="Times New Roman"/>
                <w:b/>
                <w:color w:val="333333"/>
                <w:sz w:val="24"/>
                <w:szCs w:val="24"/>
                <w:highlight w:val="white"/>
              </w:rPr>
            </w:pPr>
            <w:r w:rsidRPr="001D2F4A">
              <w:rPr>
                <w:rFonts w:ascii="Times New Roman" w:eastAsia="Times New Roman" w:hAnsi="Times New Roman" w:cs="Times New Roman"/>
                <w:b/>
                <w:color w:val="333333"/>
                <w:sz w:val="24"/>
                <w:szCs w:val="24"/>
                <w:highlight w:val="white"/>
              </w:rPr>
              <w:t>__</w:t>
            </w:r>
          </w:p>
        </w:tc>
      </w:tr>
      <w:tr w:rsidR="00387109" w14:paraId="236842E2" w14:textId="77777777" w:rsidTr="0D28EAE2">
        <w:trPr>
          <w:trHeight w:val="79"/>
        </w:trPr>
        <w:tc>
          <w:tcPr>
            <w:tcW w:w="1620" w:type="dxa"/>
            <w:tcMar>
              <w:top w:w="0" w:type="dxa"/>
              <w:left w:w="100" w:type="dxa"/>
              <w:bottom w:w="0" w:type="dxa"/>
              <w:right w:w="100" w:type="dxa"/>
            </w:tcMar>
          </w:tcPr>
          <w:p w14:paraId="6FECB98A" w14:textId="39FB517F" w:rsidR="00387109" w:rsidRDefault="00387109" w:rsidP="00387109">
            <w:pPr>
              <w:widowControl w:val="0"/>
              <w:pBdr>
                <w:top w:val="nil"/>
                <w:left w:val="nil"/>
                <w:bottom w:val="nil"/>
                <w:right w:val="nil"/>
                <w:between w:val="nil"/>
              </w:pBdr>
              <w:rPr>
                <w:rFonts w:ascii="Times New Roman" w:eastAsia="Times New Roman" w:hAnsi="Times New Roman" w:cs="Times New Roman"/>
                <w:b/>
                <w:sz w:val="24"/>
                <w:szCs w:val="24"/>
              </w:rPr>
            </w:pPr>
            <w:r w:rsidRPr="00032A33">
              <w:rPr>
                <w:rFonts w:ascii="Times New Roman" w:hAnsi="Times New Roman" w:cs="Times New Roman"/>
                <w:b/>
                <w:sz w:val="24"/>
                <w:szCs w:val="24"/>
              </w:rPr>
              <w:t>D</w:t>
            </w:r>
            <w:r w:rsidRPr="00032A33">
              <w:rPr>
                <w:rFonts w:ascii="Times New Roman" w:eastAsia="新細明體" w:hAnsi="Times New Roman" w:cs="Times New Roman"/>
                <w:b/>
                <w:sz w:val="24"/>
                <w:szCs w:val="24"/>
              </w:rPr>
              <w:t>escription</w:t>
            </w:r>
          </w:p>
        </w:tc>
        <w:tc>
          <w:tcPr>
            <w:tcW w:w="7736" w:type="dxa"/>
            <w:tcBorders>
              <w:top w:val="nil"/>
              <w:left w:val="nil"/>
              <w:bottom w:val="nil"/>
              <w:right w:val="nil"/>
            </w:tcBorders>
            <w:shd w:val="clear" w:color="auto" w:fill="auto"/>
            <w:tcMar>
              <w:top w:w="0" w:type="dxa"/>
              <w:left w:w="100" w:type="dxa"/>
              <w:bottom w:w="0" w:type="dxa"/>
              <w:right w:w="100" w:type="dxa"/>
            </w:tcMar>
          </w:tcPr>
          <w:p w14:paraId="6796E8A7" w14:textId="79724DEC" w:rsidR="00387109" w:rsidRDefault="00387109" w:rsidP="004B6629">
            <w:pPr>
              <w:spacing w:line="240" w:lineRule="auto"/>
              <w:rPr>
                <w:rFonts w:ascii="Times New Roman" w:eastAsia="Times New Roman" w:hAnsi="Times New Roman" w:cs="Times New Roman"/>
                <w:b/>
                <w:color w:val="333333"/>
                <w:sz w:val="24"/>
                <w:szCs w:val="24"/>
                <w:highlight w:val="white"/>
              </w:rPr>
            </w:pPr>
            <w:r w:rsidRPr="005D4447">
              <w:rPr>
                <w:rFonts w:ascii="Times New Roman" w:hAnsi="Times New Roman" w:cs="Times New Roman"/>
                <w:sz w:val="24"/>
                <w:szCs w:val="24"/>
                <w:lang w:val="en-US"/>
              </w:rPr>
              <w:t>This question pertains to demographic information.</w:t>
            </w:r>
          </w:p>
        </w:tc>
      </w:tr>
    </w:tbl>
    <w:p w14:paraId="18F92B68" w14:textId="77777777" w:rsidR="001F1AE2" w:rsidRDefault="001F1AE2">
      <w:pPr>
        <w:spacing w:line="240" w:lineRule="auto"/>
        <w:rPr>
          <w:rFonts w:ascii="Times New Roman" w:hAnsi="Times New Roman" w:cs="Times New Roman"/>
        </w:rPr>
      </w:pPr>
    </w:p>
    <w:tbl>
      <w:tblPr>
        <w:tblW w:w="9356"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620"/>
        <w:gridCol w:w="7736"/>
      </w:tblGrid>
      <w:tr w:rsidR="00446518" w14:paraId="2CCAC03C" w14:textId="77777777" w:rsidTr="00777EB7">
        <w:trPr>
          <w:trHeight w:val="285"/>
        </w:trPr>
        <w:tc>
          <w:tcPr>
            <w:tcW w:w="1620" w:type="dxa"/>
            <w:vMerge w:val="restart"/>
            <w:tcBorders>
              <w:top w:val="nil"/>
              <w:left w:val="nil"/>
              <w:bottom w:val="nil"/>
              <w:right w:val="nil"/>
            </w:tcBorders>
            <w:shd w:val="clear" w:color="auto" w:fill="auto"/>
            <w:tcMar>
              <w:top w:w="0" w:type="dxa"/>
              <w:left w:w="100" w:type="dxa"/>
              <w:bottom w:w="0" w:type="dxa"/>
              <w:right w:w="100" w:type="dxa"/>
            </w:tcMar>
          </w:tcPr>
          <w:p w14:paraId="00BAF2D2" w14:textId="7060B7E7" w:rsidR="00446518" w:rsidRDefault="00446518" w:rsidP="00446518">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Question 4</w:t>
            </w:r>
            <w:r w:rsidR="00F14859">
              <w:rPr>
                <w:rFonts w:ascii="Times New Roman" w:hAnsi="Times New Roman" w:cs="Times New Roman" w:hint="eastAsia"/>
                <w:b/>
                <w:sz w:val="24"/>
                <w:szCs w:val="24"/>
              </w:rPr>
              <w:t>2</w:t>
            </w:r>
            <w:r w:rsidRPr="001D2F4A">
              <w:rPr>
                <w:rFonts w:ascii="Times New Roman" w:eastAsia="Times New Roman" w:hAnsi="Times New Roman" w:cs="Times New Roman"/>
                <w:b/>
                <w:sz w:val="24"/>
                <w:szCs w:val="24"/>
              </w:rPr>
              <w:t>.</w:t>
            </w:r>
          </w:p>
        </w:tc>
        <w:tc>
          <w:tcPr>
            <w:tcW w:w="7736" w:type="dxa"/>
            <w:tcBorders>
              <w:top w:val="nil"/>
              <w:left w:val="nil"/>
              <w:bottom w:val="nil"/>
              <w:right w:val="nil"/>
            </w:tcBorders>
            <w:shd w:val="clear" w:color="auto" w:fill="auto"/>
            <w:tcMar>
              <w:top w:w="0" w:type="dxa"/>
              <w:left w:w="100" w:type="dxa"/>
              <w:bottom w:w="0" w:type="dxa"/>
              <w:right w:w="100" w:type="dxa"/>
            </w:tcMar>
          </w:tcPr>
          <w:p w14:paraId="20550312" w14:textId="77777777" w:rsidR="00446518" w:rsidRPr="001D2F4A" w:rsidRDefault="00446518" w:rsidP="00446518">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Thank you for completing the survey.</w:t>
            </w:r>
          </w:p>
          <w:p w14:paraId="78638B9F" w14:textId="77777777" w:rsidR="00446518" w:rsidRPr="001D2F4A" w:rsidRDefault="00446518" w:rsidP="00446518">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Please share any feedback you have on the survey, such as question clarity, length, or ease of understanding.</w:t>
            </w:r>
          </w:p>
          <w:p w14:paraId="1F020D73" w14:textId="1DF05AE9" w:rsidR="00446518" w:rsidRDefault="00446518" w:rsidP="00446518">
            <w:pPr>
              <w:spacing w:line="240" w:lineRule="auto"/>
              <w:rPr>
                <w:rFonts w:ascii="Times New Roman" w:eastAsia="Times New Roman" w:hAnsi="Times New Roman" w:cs="Times New Roman"/>
                <w:b/>
                <w:sz w:val="24"/>
                <w:szCs w:val="24"/>
              </w:rPr>
            </w:pPr>
            <w:r w:rsidRPr="001D2F4A">
              <w:rPr>
                <w:rFonts w:ascii="Times New Roman" w:eastAsia="Times New Roman" w:hAnsi="Times New Roman" w:cs="Times New Roman"/>
                <w:b/>
                <w:sz w:val="24"/>
                <w:szCs w:val="24"/>
              </w:rPr>
              <w:t>Your suggestions will help us improve future surveys.</w:t>
            </w:r>
          </w:p>
        </w:tc>
      </w:tr>
      <w:tr w:rsidR="00B64A57" w14:paraId="01C50C17" w14:textId="77777777" w:rsidTr="00777EB7">
        <w:trPr>
          <w:trHeight w:val="224"/>
        </w:trPr>
        <w:tc>
          <w:tcPr>
            <w:tcW w:w="1620" w:type="dxa"/>
            <w:vMerge/>
            <w:tcBorders>
              <w:top w:val="nil"/>
              <w:left w:val="nil"/>
              <w:bottom w:val="nil"/>
              <w:right w:val="nil"/>
            </w:tcBorders>
            <w:shd w:val="clear" w:color="auto" w:fill="auto"/>
            <w:tcMar>
              <w:top w:w="0" w:type="dxa"/>
              <w:left w:w="100" w:type="dxa"/>
              <w:bottom w:w="0" w:type="dxa"/>
              <w:right w:w="100" w:type="dxa"/>
            </w:tcMar>
          </w:tcPr>
          <w:p w14:paraId="793D7966" w14:textId="77777777" w:rsidR="00B64A57" w:rsidRDefault="00B64A57" w:rsidP="00777EB7">
            <w:pPr>
              <w:widowControl w:val="0"/>
              <w:pBdr>
                <w:top w:val="nil"/>
                <w:left w:val="nil"/>
                <w:bottom w:val="nil"/>
                <w:right w:val="nil"/>
                <w:between w:val="nil"/>
              </w:pBdr>
              <w:rPr>
                <w:rFonts w:ascii="Times New Roman" w:eastAsia="Times New Roman" w:hAnsi="Times New Roman" w:cs="Times New Roman"/>
                <w:b/>
                <w:sz w:val="24"/>
                <w:szCs w:val="24"/>
              </w:rPr>
            </w:pPr>
          </w:p>
        </w:tc>
        <w:tc>
          <w:tcPr>
            <w:tcW w:w="7736" w:type="dxa"/>
            <w:tcBorders>
              <w:top w:val="nil"/>
              <w:left w:val="nil"/>
              <w:bottom w:val="nil"/>
              <w:right w:val="nil"/>
            </w:tcBorders>
            <w:shd w:val="clear" w:color="auto" w:fill="auto"/>
            <w:tcMar>
              <w:top w:w="0" w:type="dxa"/>
              <w:left w:w="100" w:type="dxa"/>
              <w:bottom w:w="0" w:type="dxa"/>
              <w:right w:w="100" w:type="dxa"/>
            </w:tcMar>
          </w:tcPr>
          <w:p w14:paraId="46673E12" w14:textId="77777777" w:rsidR="00B64A57" w:rsidRDefault="00B64A57" w:rsidP="00777EB7">
            <w:pPr>
              <w:spacing w:line="240" w:lineRule="auto"/>
              <w:ind w:left="260" w:hanging="100"/>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_________</w:t>
            </w:r>
          </w:p>
        </w:tc>
      </w:tr>
    </w:tbl>
    <w:p w14:paraId="5693D764" w14:textId="76B79511" w:rsidR="00B64A57" w:rsidRPr="00B64A57" w:rsidRDefault="00B64A57">
      <w:pPr>
        <w:spacing w:line="240" w:lineRule="auto"/>
        <w:rPr>
          <w:rFonts w:ascii="Times New Roman" w:hAnsi="Times New Roman" w:cs="Times New Roman"/>
        </w:rPr>
      </w:pPr>
    </w:p>
    <w:sectPr w:rsidR="00B64A57" w:rsidRPr="00B64A5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FEB2" w14:textId="77777777" w:rsidR="00CC5D1D" w:rsidRDefault="00CC5D1D" w:rsidP="000B569B">
      <w:pPr>
        <w:spacing w:line="240" w:lineRule="auto"/>
      </w:pPr>
      <w:r>
        <w:separator/>
      </w:r>
    </w:p>
  </w:endnote>
  <w:endnote w:type="continuationSeparator" w:id="0">
    <w:p w14:paraId="38F049D6" w14:textId="77777777" w:rsidR="00CC5D1D" w:rsidRDefault="00CC5D1D" w:rsidP="000B5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6AACB" w14:textId="77777777" w:rsidR="00CC5D1D" w:rsidRDefault="00CC5D1D" w:rsidP="000B569B">
      <w:pPr>
        <w:spacing w:line="240" w:lineRule="auto"/>
      </w:pPr>
      <w:r>
        <w:separator/>
      </w:r>
    </w:p>
  </w:footnote>
  <w:footnote w:type="continuationSeparator" w:id="0">
    <w:p w14:paraId="6B3AB431" w14:textId="77777777" w:rsidR="00CC5D1D" w:rsidRDefault="00CC5D1D" w:rsidP="000B56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329E4"/>
    <w:multiLevelType w:val="multilevel"/>
    <w:tmpl w:val="9FFE5B52"/>
    <w:lvl w:ilvl="0">
      <w:start w:val="1"/>
      <w:numFmt w:val="upperLetter"/>
      <w:lvlText w:val="%1."/>
      <w:lvlJc w:val="left"/>
      <w:pPr>
        <w:ind w:left="420" w:hanging="42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16cid:durableId="11527980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Windows Live" w15:userId="238ec60fd9091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AE2"/>
    <w:rsid w:val="00010C97"/>
    <w:rsid w:val="000136B7"/>
    <w:rsid w:val="00014C54"/>
    <w:rsid w:val="00015701"/>
    <w:rsid w:val="00032A33"/>
    <w:rsid w:val="000473A6"/>
    <w:rsid w:val="0005427E"/>
    <w:rsid w:val="00057972"/>
    <w:rsid w:val="00062BD2"/>
    <w:rsid w:val="00070A88"/>
    <w:rsid w:val="000748AD"/>
    <w:rsid w:val="00091A9F"/>
    <w:rsid w:val="000A5B2A"/>
    <w:rsid w:val="000A6420"/>
    <w:rsid w:val="000A7B23"/>
    <w:rsid w:val="000B010F"/>
    <w:rsid w:val="000B0F69"/>
    <w:rsid w:val="000B48C3"/>
    <w:rsid w:val="000B569B"/>
    <w:rsid w:val="000C5B7C"/>
    <w:rsid w:val="000D6857"/>
    <w:rsid w:val="000D753F"/>
    <w:rsid w:val="000E67AF"/>
    <w:rsid w:val="000E6A7C"/>
    <w:rsid w:val="000F52C0"/>
    <w:rsid w:val="000F541C"/>
    <w:rsid w:val="000F62F6"/>
    <w:rsid w:val="000F6D67"/>
    <w:rsid w:val="000F7D2B"/>
    <w:rsid w:val="00100626"/>
    <w:rsid w:val="00102353"/>
    <w:rsid w:val="00104F41"/>
    <w:rsid w:val="00105FC3"/>
    <w:rsid w:val="001117F3"/>
    <w:rsid w:val="00113339"/>
    <w:rsid w:val="00124F23"/>
    <w:rsid w:val="001255DE"/>
    <w:rsid w:val="00136032"/>
    <w:rsid w:val="001361F2"/>
    <w:rsid w:val="00137B64"/>
    <w:rsid w:val="0014176F"/>
    <w:rsid w:val="001477E8"/>
    <w:rsid w:val="001521B4"/>
    <w:rsid w:val="00154D42"/>
    <w:rsid w:val="0016061B"/>
    <w:rsid w:val="00161159"/>
    <w:rsid w:val="0016158E"/>
    <w:rsid w:val="001719A1"/>
    <w:rsid w:val="001808FE"/>
    <w:rsid w:val="001832DA"/>
    <w:rsid w:val="001930D1"/>
    <w:rsid w:val="00193272"/>
    <w:rsid w:val="00195438"/>
    <w:rsid w:val="001A0711"/>
    <w:rsid w:val="001A1FDE"/>
    <w:rsid w:val="001A28F2"/>
    <w:rsid w:val="001A6995"/>
    <w:rsid w:val="001A7B56"/>
    <w:rsid w:val="001B2E1E"/>
    <w:rsid w:val="001D4167"/>
    <w:rsid w:val="001D4186"/>
    <w:rsid w:val="001E5F6C"/>
    <w:rsid w:val="001E74B2"/>
    <w:rsid w:val="001F1AE2"/>
    <w:rsid w:val="001F2407"/>
    <w:rsid w:val="001F264B"/>
    <w:rsid w:val="001F67B2"/>
    <w:rsid w:val="00204D79"/>
    <w:rsid w:val="00205503"/>
    <w:rsid w:val="002079B6"/>
    <w:rsid w:val="00214167"/>
    <w:rsid w:val="0022143B"/>
    <w:rsid w:val="002229E0"/>
    <w:rsid w:val="00223113"/>
    <w:rsid w:val="00223A53"/>
    <w:rsid w:val="00225205"/>
    <w:rsid w:val="00225987"/>
    <w:rsid w:val="00233199"/>
    <w:rsid w:val="00236D23"/>
    <w:rsid w:val="00237A14"/>
    <w:rsid w:val="00242F83"/>
    <w:rsid w:val="00250BE4"/>
    <w:rsid w:val="00253B0A"/>
    <w:rsid w:val="0025783D"/>
    <w:rsid w:val="00261605"/>
    <w:rsid w:val="00271607"/>
    <w:rsid w:val="002728DF"/>
    <w:rsid w:val="0027315E"/>
    <w:rsid w:val="002A4B14"/>
    <w:rsid w:val="002A5D8A"/>
    <w:rsid w:val="002B51F8"/>
    <w:rsid w:val="002C2446"/>
    <w:rsid w:val="002C7389"/>
    <w:rsid w:val="002F3F90"/>
    <w:rsid w:val="00300058"/>
    <w:rsid w:val="0030185E"/>
    <w:rsid w:val="0030631E"/>
    <w:rsid w:val="00306460"/>
    <w:rsid w:val="003076FA"/>
    <w:rsid w:val="00310A0A"/>
    <w:rsid w:val="00314ACF"/>
    <w:rsid w:val="003177CA"/>
    <w:rsid w:val="0032051D"/>
    <w:rsid w:val="00325891"/>
    <w:rsid w:val="0033078F"/>
    <w:rsid w:val="003334D5"/>
    <w:rsid w:val="00334A52"/>
    <w:rsid w:val="00352E3D"/>
    <w:rsid w:val="003604F8"/>
    <w:rsid w:val="00370278"/>
    <w:rsid w:val="00370FCF"/>
    <w:rsid w:val="0037564B"/>
    <w:rsid w:val="00382296"/>
    <w:rsid w:val="00387109"/>
    <w:rsid w:val="0039287D"/>
    <w:rsid w:val="003947B7"/>
    <w:rsid w:val="0039651C"/>
    <w:rsid w:val="003B0F8A"/>
    <w:rsid w:val="003B3D2C"/>
    <w:rsid w:val="003B67F6"/>
    <w:rsid w:val="003D1DF8"/>
    <w:rsid w:val="003D3F8B"/>
    <w:rsid w:val="003E2E81"/>
    <w:rsid w:val="003E458E"/>
    <w:rsid w:val="003E79E1"/>
    <w:rsid w:val="003F0A63"/>
    <w:rsid w:val="003F0F3A"/>
    <w:rsid w:val="003F6D5B"/>
    <w:rsid w:val="004000D0"/>
    <w:rsid w:val="004073E6"/>
    <w:rsid w:val="00413079"/>
    <w:rsid w:val="004274EE"/>
    <w:rsid w:val="004275B1"/>
    <w:rsid w:val="004330FE"/>
    <w:rsid w:val="00433775"/>
    <w:rsid w:val="00435E4B"/>
    <w:rsid w:val="00446518"/>
    <w:rsid w:val="00447086"/>
    <w:rsid w:val="004477D6"/>
    <w:rsid w:val="004478C7"/>
    <w:rsid w:val="004528C5"/>
    <w:rsid w:val="00452DAF"/>
    <w:rsid w:val="00453BEB"/>
    <w:rsid w:val="00470C50"/>
    <w:rsid w:val="00476D69"/>
    <w:rsid w:val="00480067"/>
    <w:rsid w:val="00481B81"/>
    <w:rsid w:val="00487555"/>
    <w:rsid w:val="00487877"/>
    <w:rsid w:val="00490983"/>
    <w:rsid w:val="00490D18"/>
    <w:rsid w:val="00496A11"/>
    <w:rsid w:val="004977BD"/>
    <w:rsid w:val="004A2BFF"/>
    <w:rsid w:val="004B627E"/>
    <w:rsid w:val="004B6629"/>
    <w:rsid w:val="004C5CC7"/>
    <w:rsid w:val="004D0437"/>
    <w:rsid w:val="004D3815"/>
    <w:rsid w:val="004E15B4"/>
    <w:rsid w:val="004E6352"/>
    <w:rsid w:val="004F04F7"/>
    <w:rsid w:val="004F1C3E"/>
    <w:rsid w:val="004F4E9F"/>
    <w:rsid w:val="00500232"/>
    <w:rsid w:val="0050345C"/>
    <w:rsid w:val="0051258F"/>
    <w:rsid w:val="0051388F"/>
    <w:rsid w:val="00513DB3"/>
    <w:rsid w:val="005171FA"/>
    <w:rsid w:val="00520FA7"/>
    <w:rsid w:val="0052119B"/>
    <w:rsid w:val="00523544"/>
    <w:rsid w:val="005316A8"/>
    <w:rsid w:val="0053314A"/>
    <w:rsid w:val="00533436"/>
    <w:rsid w:val="005338EF"/>
    <w:rsid w:val="00537520"/>
    <w:rsid w:val="00542CA6"/>
    <w:rsid w:val="00557D72"/>
    <w:rsid w:val="00563E28"/>
    <w:rsid w:val="00564857"/>
    <w:rsid w:val="0056729A"/>
    <w:rsid w:val="00571C78"/>
    <w:rsid w:val="00574867"/>
    <w:rsid w:val="005848C3"/>
    <w:rsid w:val="00586212"/>
    <w:rsid w:val="00590B25"/>
    <w:rsid w:val="00594DE0"/>
    <w:rsid w:val="00595212"/>
    <w:rsid w:val="005B476C"/>
    <w:rsid w:val="005C13B7"/>
    <w:rsid w:val="005C4FEB"/>
    <w:rsid w:val="005C61C9"/>
    <w:rsid w:val="005C6C9F"/>
    <w:rsid w:val="005D4447"/>
    <w:rsid w:val="005D7EE9"/>
    <w:rsid w:val="005E5F65"/>
    <w:rsid w:val="005F56E8"/>
    <w:rsid w:val="005F6D8E"/>
    <w:rsid w:val="005F7182"/>
    <w:rsid w:val="00601FDA"/>
    <w:rsid w:val="00602516"/>
    <w:rsid w:val="00615433"/>
    <w:rsid w:val="00626876"/>
    <w:rsid w:val="00627502"/>
    <w:rsid w:val="00630C7C"/>
    <w:rsid w:val="00637D4D"/>
    <w:rsid w:val="00640DD6"/>
    <w:rsid w:val="006541A4"/>
    <w:rsid w:val="00655B37"/>
    <w:rsid w:val="00672BB8"/>
    <w:rsid w:val="00674228"/>
    <w:rsid w:val="006758B8"/>
    <w:rsid w:val="00680CDC"/>
    <w:rsid w:val="00680E57"/>
    <w:rsid w:val="0068358A"/>
    <w:rsid w:val="00686260"/>
    <w:rsid w:val="00694C0C"/>
    <w:rsid w:val="006A09C1"/>
    <w:rsid w:val="006A571A"/>
    <w:rsid w:val="006A7ADA"/>
    <w:rsid w:val="006B0BAA"/>
    <w:rsid w:val="006B6698"/>
    <w:rsid w:val="006D6C5F"/>
    <w:rsid w:val="006E1211"/>
    <w:rsid w:val="006E2EC2"/>
    <w:rsid w:val="006F7C96"/>
    <w:rsid w:val="00730491"/>
    <w:rsid w:val="007376C1"/>
    <w:rsid w:val="00744747"/>
    <w:rsid w:val="00746A98"/>
    <w:rsid w:val="00750DD6"/>
    <w:rsid w:val="00751724"/>
    <w:rsid w:val="00761330"/>
    <w:rsid w:val="007616D2"/>
    <w:rsid w:val="0076385A"/>
    <w:rsid w:val="00763A2B"/>
    <w:rsid w:val="0077247A"/>
    <w:rsid w:val="00773A39"/>
    <w:rsid w:val="00773CBA"/>
    <w:rsid w:val="007758A6"/>
    <w:rsid w:val="00776B9D"/>
    <w:rsid w:val="00776CF2"/>
    <w:rsid w:val="00777E9B"/>
    <w:rsid w:val="00782AE5"/>
    <w:rsid w:val="00785D84"/>
    <w:rsid w:val="007967B7"/>
    <w:rsid w:val="007A3508"/>
    <w:rsid w:val="007A43DB"/>
    <w:rsid w:val="007C0859"/>
    <w:rsid w:val="007C3B55"/>
    <w:rsid w:val="007D1AD9"/>
    <w:rsid w:val="007D7180"/>
    <w:rsid w:val="007E2CEC"/>
    <w:rsid w:val="007E6C3F"/>
    <w:rsid w:val="007F3659"/>
    <w:rsid w:val="008067E2"/>
    <w:rsid w:val="00807B08"/>
    <w:rsid w:val="008125A0"/>
    <w:rsid w:val="00814322"/>
    <w:rsid w:val="00816B24"/>
    <w:rsid w:val="00830DC0"/>
    <w:rsid w:val="008441B9"/>
    <w:rsid w:val="00852B73"/>
    <w:rsid w:val="00861941"/>
    <w:rsid w:val="008660D8"/>
    <w:rsid w:val="0086696D"/>
    <w:rsid w:val="008748AE"/>
    <w:rsid w:val="00881453"/>
    <w:rsid w:val="00883821"/>
    <w:rsid w:val="00883F3A"/>
    <w:rsid w:val="00884AAF"/>
    <w:rsid w:val="00884BFB"/>
    <w:rsid w:val="0089778F"/>
    <w:rsid w:val="008A1EA4"/>
    <w:rsid w:val="008A41D9"/>
    <w:rsid w:val="008B40D3"/>
    <w:rsid w:val="008B74C5"/>
    <w:rsid w:val="008C3D59"/>
    <w:rsid w:val="008C7FB5"/>
    <w:rsid w:val="008D4C31"/>
    <w:rsid w:val="008D544F"/>
    <w:rsid w:val="008D57CE"/>
    <w:rsid w:val="008D78CE"/>
    <w:rsid w:val="008E170A"/>
    <w:rsid w:val="008E397F"/>
    <w:rsid w:val="008E4825"/>
    <w:rsid w:val="008F1711"/>
    <w:rsid w:val="008F4ADA"/>
    <w:rsid w:val="0090489A"/>
    <w:rsid w:val="00904FF5"/>
    <w:rsid w:val="00906AC8"/>
    <w:rsid w:val="009136FA"/>
    <w:rsid w:val="00926B67"/>
    <w:rsid w:val="00940191"/>
    <w:rsid w:val="00944644"/>
    <w:rsid w:val="00945041"/>
    <w:rsid w:val="00952331"/>
    <w:rsid w:val="00960130"/>
    <w:rsid w:val="00960497"/>
    <w:rsid w:val="0096141A"/>
    <w:rsid w:val="00963094"/>
    <w:rsid w:val="00970D63"/>
    <w:rsid w:val="00974DD8"/>
    <w:rsid w:val="00981D2E"/>
    <w:rsid w:val="009925E2"/>
    <w:rsid w:val="0099334F"/>
    <w:rsid w:val="009A404F"/>
    <w:rsid w:val="009A453A"/>
    <w:rsid w:val="009C0776"/>
    <w:rsid w:val="009C34F9"/>
    <w:rsid w:val="009C3A48"/>
    <w:rsid w:val="009C7D3E"/>
    <w:rsid w:val="009D10D5"/>
    <w:rsid w:val="009E1932"/>
    <w:rsid w:val="009E2726"/>
    <w:rsid w:val="009E59AE"/>
    <w:rsid w:val="009E5CD2"/>
    <w:rsid w:val="00A0308F"/>
    <w:rsid w:val="00A11A22"/>
    <w:rsid w:val="00A136D6"/>
    <w:rsid w:val="00A13EA8"/>
    <w:rsid w:val="00A16156"/>
    <w:rsid w:val="00A1763E"/>
    <w:rsid w:val="00A17E49"/>
    <w:rsid w:val="00A23C97"/>
    <w:rsid w:val="00A23E88"/>
    <w:rsid w:val="00A242C8"/>
    <w:rsid w:val="00A4412A"/>
    <w:rsid w:val="00A47AF2"/>
    <w:rsid w:val="00A60293"/>
    <w:rsid w:val="00A6322E"/>
    <w:rsid w:val="00A65597"/>
    <w:rsid w:val="00A66AE9"/>
    <w:rsid w:val="00A76EBC"/>
    <w:rsid w:val="00A81CE8"/>
    <w:rsid w:val="00A831AE"/>
    <w:rsid w:val="00A85959"/>
    <w:rsid w:val="00AA4488"/>
    <w:rsid w:val="00AB7003"/>
    <w:rsid w:val="00AC4B37"/>
    <w:rsid w:val="00AC77E0"/>
    <w:rsid w:val="00AD0B0A"/>
    <w:rsid w:val="00AD48F2"/>
    <w:rsid w:val="00AE1CE9"/>
    <w:rsid w:val="00AF3390"/>
    <w:rsid w:val="00B025D7"/>
    <w:rsid w:val="00B03EBA"/>
    <w:rsid w:val="00B074EE"/>
    <w:rsid w:val="00B106B3"/>
    <w:rsid w:val="00B113FA"/>
    <w:rsid w:val="00B14B65"/>
    <w:rsid w:val="00B22397"/>
    <w:rsid w:val="00B45EB3"/>
    <w:rsid w:val="00B577A5"/>
    <w:rsid w:val="00B607CB"/>
    <w:rsid w:val="00B64A57"/>
    <w:rsid w:val="00B64F61"/>
    <w:rsid w:val="00B7416B"/>
    <w:rsid w:val="00B7495B"/>
    <w:rsid w:val="00B74EA7"/>
    <w:rsid w:val="00B803D2"/>
    <w:rsid w:val="00B80938"/>
    <w:rsid w:val="00BA411E"/>
    <w:rsid w:val="00BA7A9D"/>
    <w:rsid w:val="00BA7E40"/>
    <w:rsid w:val="00BC28EA"/>
    <w:rsid w:val="00BC41E5"/>
    <w:rsid w:val="00BC493C"/>
    <w:rsid w:val="00BD13A7"/>
    <w:rsid w:val="00BE0D90"/>
    <w:rsid w:val="00BE72DA"/>
    <w:rsid w:val="00BF0545"/>
    <w:rsid w:val="00BF06FC"/>
    <w:rsid w:val="00BF57BD"/>
    <w:rsid w:val="00BF6DBC"/>
    <w:rsid w:val="00C004CC"/>
    <w:rsid w:val="00C03C92"/>
    <w:rsid w:val="00C044AB"/>
    <w:rsid w:val="00C11241"/>
    <w:rsid w:val="00C13058"/>
    <w:rsid w:val="00C22793"/>
    <w:rsid w:val="00C30303"/>
    <w:rsid w:val="00C36214"/>
    <w:rsid w:val="00C409F1"/>
    <w:rsid w:val="00C423B2"/>
    <w:rsid w:val="00C432D4"/>
    <w:rsid w:val="00C45F6E"/>
    <w:rsid w:val="00C47AB1"/>
    <w:rsid w:val="00C52976"/>
    <w:rsid w:val="00C538C5"/>
    <w:rsid w:val="00C60A5D"/>
    <w:rsid w:val="00C6595C"/>
    <w:rsid w:val="00C73AA1"/>
    <w:rsid w:val="00C77AEC"/>
    <w:rsid w:val="00C811E1"/>
    <w:rsid w:val="00C8145E"/>
    <w:rsid w:val="00C862F1"/>
    <w:rsid w:val="00C86B54"/>
    <w:rsid w:val="00C94473"/>
    <w:rsid w:val="00C96949"/>
    <w:rsid w:val="00CA6E2A"/>
    <w:rsid w:val="00CB0059"/>
    <w:rsid w:val="00CB61F1"/>
    <w:rsid w:val="00CB63D7"/>
    <w:rsid w:val="00CC2677"/>
    <w:rsid w:val="00CC2942"/>
    <w:rsid w:val="00CC5D1D"/>
    <w:rsid w:val="00CC732C"/>
    <w:rsid w:val="00CD0DB5"/>
    <w:rsid w:val="00CD3584"/>
    <w:rsid w:val="00CE2FFE"/>
    <w:rsid w:val="00CE3CFE"/>
    <w:rsid w:val="00CE4E88"/>
    <w:rsid w:val="00CE50AD"/>
    <w:rsid w:val="00CF0230"/>
    <w:rsid w:val="00CF1580"/>
    <w:rsid w:val="00CF1F74"/>
    <w:rsid w:val="00D00E58"/>
    <w:rsid w:val="00D07E1B"/>
    <w:rsid w:val="00D12722"/>
    <w:rsid w:val="00D12A5A"/>
    <w:rsid w:val="00D160F1"/>
    <w:rsid w:val="00D2311D"/>
    <w:rsid w:val="00D31ED4"/>
    <w:rsid w:val="00D37D08"/>
    <w:rsid w:val="00D40DDD"/>
    <w:rsid w:val="00D6612B"/>
    <w:rsid w:val="00D6755A"/>
    <w:rsid w:val="00D70982"/>
    <w:rsid w:val="00D71EAA"/>
    <w:rsid w:val="00D73238"/>
    <w:rsid w:val="00D768DB"/>
    <w:rsid w:val="00D8454E"/>
    <w:rsid w:val="00D857A1"/>
    <w:rsid w:val="00D87E8C"/>
    <w:rsid w:val="00D93182"/>
    <w:rsid w:val="00D95E79"/>
    <w:rsid w:val="00D97DA6"/>
    <w:rsid w:val="00DC0A42"/>
    <w:rsid w:val="00DC4B70"/>
    <w:rsid w:val="00DE01EE"/>
    <w:rsid w:val="00DE3079"/>
    <w:rsid w:val="00DE388B"/>
    <w:rsid w:val="00DE5DA8"/>
    <w:rsid w:val="00DF4AC9"/>
    <w:rsid w:val="00E059D9"/>
    <w:rsid w:val="00E12CB8"/>
    <w:rsid w:val="00E15B52"/>
    <w:rsid w:val="00E16E13"/>
    <w:rsid w:val="00E1742B"/>
    <w:rsid w:val="00E2679A"/>
    <w:rsid w:val="00E2715A"/>
    <w:rsid w:val="00E32012"/>
    <w:rsid w:val="00E36697"/>
    <w:rsid w:val="00E50534"/>
    <w:rsid w:val="00E60BBA"/>
    <w:rsid w:val="00E6385F"/>
    <w:rsid w:val="00E76CED"/>
    <w:rsid w:val="00E92585"/>
    <w:rsid w:val="00EA5BAA"/>
    <w:rsid w:val="00EA5FFE"/>
    <w:rsid w:val="00EB573D"/>
    <w:rsid w:val="00EB7347"/>
    <w:rsid w:val="00EB763B"/>
    <w:rsid w:val="00EC1291"/>
    <w:rsid w:val="00EC448F"/>
    <w:rsid w:val="00EE4C52"/>
    <w:rsid w:val="00EE50E8"/>
    <w:rsid w:val="00EE5F22"/>
    <w:rsid w:val="00EF42C5"/>
    <w:rsid w:val="00EF5A9F"/>
    <w:rsid w:val="00EF6351"/>
    <w:rsid w:val="00EF662E"/>
    <w:rsid w:val="00F024AD"/>
    <w:rsid w:val="00F02B05"/>
    <w:rsid w:val="00F0495E"/>
    <w:rsid w:val="00F10792"/>
    <w:rsid w:val="00F11952"/>
    <w:rsid w:val="00F14859"/>
    <w:rsid w:val="00F25078"/>
    <w:rsid w:val="00F25BD3"/>
    <w:rsid w:val="00F30DDE"/>
    <w:rsid w:val="00F326A2"/>
    <w:rsid w:val="00F34953"/>
    <w:rsid w:val="00F36720"/>
    <w:rsid w:val="00F443FA"/>
    <w:rsid w:val="00F63438"/>
    <w:rsid w:val="00F71120"/>
    <w:rsid w:val="00F7256A"/>
    <w:rsid w:val="00F72857"/>
    <w:rsid w:val="00F72A78"/>
    <w:rsid w:val="00F7368C"/>
    <w:rsid w:val="00F736CD"/>
    <w:rsid w:val="00F7384E"/>
    <w:rsid w:val="00F800EC"/>
    <w:rsid w:val="00F81911"/>
    <w:rsid w:val="00F9237D"/>
    <w:rsid w:val="00FA302D"/>
    <w:rsid w:val="00FA4AB4"/>
    <w:rsid w:val="00FA504B"/>
    <w:rsid w:val="00FA66B9"/>
    <w:rsid w:val="00FC1405"/>
    <w:rsid w:val="00FC1814"/>
    <w:rsid w:val="00FC22C3"/>
    <w:rsid w:val="00FC22D8"/>
    <w:rsid w:val="00FC29E9"/>
    <w:rsid w:val="00FC448C"/>
    <w:rsid w:val="00FD02BE"/>
    <w:rsid w:val="00FD19E5"/>
    <w:rsid w:val="00FD4A6F"/>
    <w:rsid w:val="00FE11E0"/>
    <w:rsid w:val="00FE3D7D"/>
    <w:rsid w:val="00FF1AE0"/>
    <w:rsid w:val="0D28EA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92883"/>
  <w15:docId w15:val="{A3323D8F-CD80-4388-AF21-D64E40DE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86F"/>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paragraph" w:styleId="aa">
    <w:name w:val="header"/>
    <w:basedOn w:val="a"/>
    <w:link w:val="ab"/>
    <w:uiPriority w:val="99"/>
    <w:unhideWhenUsed/>
    <w:rsid w:val="00CA1B10"/>
    <w:pPr>
      <w:tabs>
        <w:tab w:val="center" w:pos="4153"/>
        <w:tab w:val="right" w:pos="8306"/>
      </w:tabs>
      <w:snapToGrid w:val="0"/>
    </w:pPr>
    <w:rPr>
      <w:sz w:val="20"/>
      <w:szCs w:val="20"/>
    </w:rPr>
  </w:style>
  <w:style w:type="character" w:customStyle="1" w:styleId="ab">
    <w:name w:val="頁首 字元"/>
    <w:basedOn w:val="a0"/>
    <w:link w:val="aa"/>
    <w:uiPriority w:val="99"/>
    <w:rsid w:val="00CA1B10"/>
    <w:rPr>
      <w:sz w:val="20"/>
      <w:szCs w:val="20"/>
    </w:rPr>
  </w:style>
  <w:style w:type="paragraph" w:styleId="ac">
    <w:name w:val="footer"/>
    <w:basedOn w:val="a"/>
    <w:link w:val="ad"/>
    <w:uiPriority w:val="99"/>
    <w:unhideWhenUsed/>
    <w:rsid w:val="00CA1B10"/>
    <w:pPr>
      <w:tabs>
        <w:tab w:val="center" w:pos="4153"/>
        <w:tab w:val="right" w:pos="8306"/>
      </w:tabs>
      <w:snapToGrid w:val="0"/>
    </w:pPr>
    <w:rPr>
      <w:sz w:val="20"/>
      <w:szCs w:val="20"/>
    </w:rPr>
  </w:style>
  <w:style w:type="character" w:customStyle="1" w:styleId="ad">
    <w:name w:val="頁尾 字元"/>
    <w:basedOn w:val="a0"/>
    <w:link w:val="ac"/>
    <w:uiPriority w:val="99"/>
    <w:rsid w:val="00CA1B10"/>
    <w:rPr>
      <w:sz w:val="20"/>
      <w:szCs w:val="20"/>
    </w:rPr>
  </w:style>
  <w:style w:type="paragraph" w:styleId="ae">
    <w:name w:val="List Paragraph"/>
    <w:basedOn w:val="a"/>
    <w:uiPriority w:val="34"/>
    <w:qFormat/>
    <w:rsid w:val="00146E3B"/>
    <w:pPr>
      <w:ind w:leftChars="200" w:left="480"/>
    </w:pPr>
  </w:style>
  <w:style w:type="character" w:styleId="af">
    <w:name w:val="annotation reference"/>
    <w:basedOn w:val="a0"/>
    <w:uiPriority w:val="99"/>
    <w:semiHidden/>
    <w:unhideWhenUsed/>
    <w:rsid w:val="003C0752"/>
    <w:rPr>
      <w:sz w:val="18"/>
      <w:szCs w:val="18"/>
    </w:rPr>
  </w:style>
  <w:style w:type="paragraph" w:styleId="af0">
    <w:name w:val="annotation text"/>
    <w:basedOn w:val="a"/>
    <w:link w:val="af1"/>
    <w:uiPriority w:val="99"/>
    <w:unhideWhenUsed/>
    <w:rsid w:val="003C0752"/>
  </w:style>
  <w:style w:type="character" w:customStyle="1" w:styleId="af1">
    <w:name w:val="註解文字 字元"/>
    <w:basedOn w:val="a0"/>
    <w:link w:val="af0"/>
    <w:uiPriority w:val="99"/>
    <w:rsid w:val="003C0752"/>
  </w:style>
  <w:style w:type="paragraph" w:styleId="af2">
    <w:name w:val="annotation subject"/>
    <w:basedOn w:val="af0"/>
    <w:next w:val="af0"/>
    <w:link w:val="af3"/>
    <w:uiPriority w:val="99"/>
    <w:semiHidden/>
    <w:unhideWhenUsed/>
    <w:rsid w:val="003C0752"/>
    <w:rPr>
      <w:b/>
      <w:bCs/>
    </w:rPr>
  </w:style>
  <w:style w:type="character" w:customStyle="1" w:styleId="af3">
    <w:name w:val="註解主旨 字元"/>
    <w:basedOn w:val="af1"/>
    <w:link w:val="af2"/>
    <w:uiPriority w:val="99"/>
    <w:semiHidden/>
    <w:rsid w:val="003C0752"/>
    <w:rPr>
      <w:b/>
      <w:bCs/>
    </w:rPr>
  </w:style>
  <w:style w:type="table" w:customStyle="1" w:styleId="af4">
    <w:basedOn w:val="a1"/>
    <w:tblPr>
      <w:tblStyleRowBandSize w:val="1"/>
      <w:tblStyleColBandSize w:val="1"/>
      <w:tblCellMar>
        <w:top w:w="100" w:type="dxa"/>
        <w:left w:w="100" w:type="dxa"/>
        <w:bottom w:w="100" w:type="dxa"/>
        <w:right w:w="100" w:type="dxa"/>
      </w:tblCellMar>
    </w:tblPr>
  </w:style>
  <w:style w:type="table" w:customStyle="1" w:styleId="af5">
    <w:basedOn w:val="a1"/>
    <w:tblPr>
      <w:tblStyleRowBandSize w:val="1"/>
      <w:tblStyleColBandSize w:val="1"/>
      <w:tblCellMar>
        <w:top w:w="100" w:type="dxa"/>
        <w:left w:w="100" w:type="dxa"/>
        <w:bottom w:w="100" w:type="dxa"/>
        <w:right w:w="100" w:type="dxa"/>
      </w:tblCellMar>
    </w:tblPr>
  </w:style>
  <w:style w:type="table" w:customStyle="1" w:styleId="af6">
    <w:basedOn w:val="a1"/>
    <w:tblPr>
      <w:tblStyleRowBandSize w:val="1"/>
      <w:tblStyleColBandSize w:val="1"/>
      <w:tblCellMar>
        <w:top w:w="100" w:type="dxa"/>
        <w:left w:w="100" w:type="dxa"/>
        <w:bottom w:w="100" w:type="dxa"/>
        <w:right w:w="100" w:type="dxa"/>
      </w:tblCellMar>
    </w:tblPr>
  </w:style>
  <w:style w:type="table" w:customStyle="1" w:styleId="af7">
    <w:basedOn w:val="a1"/>
    <w:tblPr>
      <w:tblStyleRowBandSize w:val="1"/>
      <w:tblStyleColBandSize w:val="1"/>
      <w:tblCellMar>
        <w:top w:w="100" w:type="dxa"/>
        <w:left w:w="100" w:type="dxa"/>
        <w:bottom w:w="100" w:type="dxa"/>
        <w:right w:w="100" w:type="dxa"/>
      </w:tblCellMar>
    </w:tblPr>
  </w:style>
  <w:style w:type="table" w:customStyle="1" w:styleId="af8">
    <w:basedOn w:val="a1"/>
    <w:tblPr>
      <w:tblStyleRowBandSize w:val="1"/>
      <w:tblStyleColBandSize w:val="1"/>
      <w:tblCellMar>
        <w:top w:w="100" w:type="dxa"/>
        <w:left w:w="100" w:type="dxa"/>
        <w:bottom w:w="100" w:type="dxa"/>
        <w:right w:w="100" w:type="dxa"/>
      </w:tblCellMar>
    </w:tblPr>
  </w:style>
  <w:style w:type="table" w:customStyle="1" w:styleId="af9">
    <w:basedOn w:val="a1"/>
    <w:tblPr>
      <w:tblStyleRowBandSize w:val="1"/>
      <w:tblStyleColBandSize w:val="1"/>
      <w:tblCellMar>
        <w:top w:w="100" w:type="dxa"/>
        <w:left w:w="100" w:type="dxa"/>
        <w:bottom w:w="100" w:type="dxa"/>
        <w:right w:w="100" w:type="dxa"/>
      </w:tblCellMar>
    </w:tblPr>
  </w:style>
  <w:style w:type="table" w:customStyle="1" w:styleId="afa">
    <w:basedOn w:val="a1"/>
    <w:tblPr>
      <w:tblStyleRowBandSize w:val="1"/>
      <w:tblStyleColBandSize w:val="1"/>
      <w:tblCellMar>
        <w:top w:w="100" w:type="dxa"/>
        <w:left w:w="100" w:type="dxa"/>
        <w:bottom w:w="100" w:type="dxa"/>
        <w:right w:w="100" w:type="dxa"/>
      </w:tblCellMar>
    </w:tblPr>
  </w:style>
  <w:style w:type="table" w:customStyle="1" w:styleId="afb">
    <w:basedOn w:val="a1"/>
    <w:tblPr>
      <w:tblStyleRowBandSize w:val="1"/>
      <w:tblStyleColBandSize w:val="1"/>
      <w:tblCellMar>
        <w:left w:w="115" w:type="dxa"/>
        <w:right w:w="115" w:type="dxa"/>
      </w:tblCellMar>
    </w:tblPr>
  </w:style>
  <w:style w:type="table" w:customStyle="1" w:styleId="afc">
    <w:basedOn w:val="a1"/>
    <w:tblPr>
      <w:tblStyleRowBandSize w:val="1"/>
      <w:tblStyleColBandSize w:val="1"/>
      <w:tblCellMar>
        <w:top w:w="100" w:type="dxa"/>
        <w:left w:w="100" w:type="dxa"/>
        <w:bottom w:w="100" w:type="dxa"/>
        <w:right w:w="100" w:type="dxa"/>
      </w:tblCellMar>
    </w:tblPr>
  </w:style>
  <w:style w:type="paragraph" w:styleId="afd">
    <w:name w:val="Bibliography"/>
    <w:basedOn w:val="a"/>
    <w:next w:val="a"/>
    <w:uiPriority w:val="37"/>
    <w:unhideWhenUsed/>
    <w:rsid w:val="00BE0D90"/>
    <w:pPr>
      <w:spacing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szRKfpArO/ss5fMG4lHhFEsBU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hwKAzI3MBIVChMIBCoPCgtBQUFCVHpoNjhvVRABGhwKAzI3MRIVChMIBCoPCgtBQUFCVHpoNjhvVRABGhwKAzI3MhIVChMIBCoPCgtBQUFCVHpoNjhvVRABGhwKAzI3MxIVChMIBCoPCgtBQUFCVHpoNjhvVRABGhwKAzI3NBIVChMIBCoPCgtBQUFCVHpoNjhvVRABGhwKAzI3NRIVChMIBCoPCgtBQUFCVHpoNjhvVRABGhwKAzI3NhIVChMIBCoPCgtBQUFCVHpoNjhvVRABGhwKAzI3NxIVChMIBCoPCgtBQUFCVHpoNjhvVRABGhwKAzI3OBIVChMIBCoPCgtBQUFCVHpoNjhvVRABGhwKAzI3ORIVChMIBCoPCgtBQUFCVHpoNjhvVRABGhwKAzI4MBIVChMIBCoPCgtBQUFCVHpoNjhvVRABGhwKAzI4MRIVChMIBCoPCgtBQUFCVHpoNjhvVRABGhwKAzI4MhIVChMIBCoPCgtBQUFCVHpoNjhvVRABGhwKAzI4MxIVChMIBCoPCgtBQUFCVHpoNjhvVRABGhwKAzI4NBIVChMIBCoPCgtBQUFCVHpoNjhvVRABGhwKAzI4NRIVChMIBCoPCgtBQUFCVHpoNjhvVRABGhwKAzI4NhIVChMIBCoPCgtBQUFCVHpoNjhvVRABGhwKAzI4NxIVChMIBCoPCgtBQUFCVHpoNjhvVRABGhwKAzI4OBIVChMIBCoPCgtBQUFCVHpoNjhvVRABGhwKAzI4ORIVChMIBCoPCgtBQUFCVHpoNjhvVRABGjIKAzI5MBIrCikIB0IlChFRdWF0dHJvY2VudG8gU2FucxIQQXJpYWwgVW5pY29kZSBNUxoyCgMyOTESKwopCAdCJQoRUXVhdHRyb2NlbnRvIFNhbnMSEEFyaWFsIFVuaWNvZGUgTVMaMgoDMjkyEisKKQgHQiUKEVF1YXR0cm9jZW50byBTYW5zEhBBcmlhbCBVbmljb2RlIE1TGjIKAzI5MxIrCikIB0IlChFRdWF0dHJvY2VudG8gU2FucxIQQXJpYWwgVW5pY29kZSBNUyKoBAoLQUFBQlR6aDY4b1US0QMKC0FBQUJUemg2OG9VEgtBQUFCVHpoNjhvVRoNCgl0ZXh0L2h0bWwSACIOCgp0ZXh0L3BsYWluEgAqRAoLV2VueXUgQ2hpb3UaNS8vc3NsLmdzdGF0aWMuY29tL2RvY3MvY29tbW9uL2JsdWVfc2lsaG91ZXR0ZTk2LTAucG5nMMCMgIinMjjAjICIpzJKrQEKJGFwcGxpY2F0aW9uL3ZuZC5nb29nbGUtYXBwcy5kb2NzLm1kcxqEAcLX2uQBfhp8CngKcuKXryBMZXNzIHRoYW4gJDI1LDAwMCDil6/CoCQyNSwwMDAgdG8gJDI5LDk5OSDil6/CoCQzMCwwMDAgdG8gJDM0LDk5OSDil6/CoCQzNSwwMDAgdG8gJDM5LDk5OSDil6/CoCQ0MCwwMDAgdG8gJDQ0LBABGAEQAXJGCgtXZW55dSBDaGlvdRo3CjUvL3NzbC5nc3RhdGljLmNvbS9kb2NzL2NvbW1vbi9ibHVlX3NpbGhvdWV0dGU5Ni0wLnBuZ3gAggE1c3VnZ2VzdElkSW1wb3J0NGIwN2ViYzktMGZmYS00YWIzLWIxYTMtYTE2YzYwNzhjYTdmXzGIAQGaAQYIABAAGACwAQC4AQEYwIyAiKcyIMCMgIinMjAAQjVzdWdnZXN0SWRJbXBvcnQ0YjA3ZWJjOS0wZmZhLTRhYjMtYjFhMy1hMTZjNjA3OGNhN2ZfMTIIaC5namRneHMyCWguMzBqMHpsbDIJaC4xZm9iOXRlMgloLjN6bnlzaDcyCWguMmV0OTJwMDIIaC50eWpjd3QyCWguM2R5NnZrbTIJaC4xdDNoNXNmMgloLjRkMzRvZzgyCWguMnM4ZXlvMTIJaC4xN2RwOHZ1MgloLjNyZGNyam4yCWguMjZpbjFyZzgAakQKNXN1Z2dlc3RJZEltcG9ydDRiMDdlYmM5LTBmZmEtNGFiMy1iMWEzLWExNmM2MDc4Y2E3Zl8xEgtXZW55dSBDaGlvdXIhMWRZUDZ2OXRadm5BclhUdzlOczR0VmNaYTZVbnlyek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17</Pages>
  <Words>4417</Words>
  <Characters>23564</Characters>
  <Application>Microsoft Office Word</Application>
  <DocSecurity>0</DocSecurity>
  <Lines>1071</Lines>
  <Paragraphs>822</Paragraphs>
  <ScaleCrop>false</ScaleCrop>
  <Company/>
  <LinksUpToDate>false</LinksUpToDate>
  <CharactersWithSpaces>27159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Wenyu Chiou</dc:creator>
  <cp:lastModifiedBy>Wenyu Chiou</cp:lastModifiedBy>
  <cp:revision>424</cp:revision>
  <dcterms:created xsi:type="dcterms:W3CDTF">2024-10-14T20:50:00Z</dcterms:created>
  <dcterms:modified xsi:type="dcterms:W3CDTF">2025-02-19T03:38:00Z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755238a07f5d45a3ca702e377523732e30630e97d87b01d2d88b84061fd88e69</vt:lpwstr>
  </property>
  <property fmtid="{D5CDD505-2E9C-101B-9397-08002B2CF9AE}" pid="3" name="ZOTERO_PREF_1">
    <vt:lpwstr>&lt;data data-version="3" zotero-version="6.0.36"&gt;&lt;session id="QAWGqN6j"/&gt;&lt;style id="http://www.zotero.org/styles/elsevier-harvard"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